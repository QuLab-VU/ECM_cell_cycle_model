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208995" w14:textId="2C9357ED" w:rsidR="00236FDC" w:rsidRDefault="00387901" w:rsidP="005F5A8E">
      <w:pPr>
        <w:spacing w:after="0" w:line="480" w:lineRule="auto"/>
        <w:jc w:val="both"/>
        <w:rPr>
          <w:rFonts w:ascii="Times New Roman" w:hAnsi="Times New Roman" w:cs="Times New Roman"/>
          <w:b/>
          <w:sz w:val="24"/>
          <w:szCs w:val="24"/>
        </w:rPr>
      </w:pPr>
      <w:bookmarkStart w:id="0" w:name="_Hlk48073474"/>
      <w:r>
        <w:rPr>
          <w:rFonts w:ascii="Times New Roman" w:hAnsi="Times New Roman" w:cs="Times New Roman"/>
          <w:b/>
          <w:sz w:val="24"/>
          <w:szCs w:val="24"/>
        </w:rPr>
        <w:t xml:space="preserve">A </w:t>
      </w:r>
      <w:r w:rsidR="00236FDC" w:rsidRPr="00C6378B">
        <w:rPr>
          <w:rFonts w:ascii="Times New Roman" w:hAnsi="Times New Roman" w:cs="Times New Roman"/>
          <w:b/>
          <w:sz w:val="24"/>
          <w:szCs w:val="24"/>
          <w:highlight w:val="yellow"/>
        </w:rPr>
        <w:t>stochastic</w:t>
      </w:r>
      <w:r w:rsidR="00236FDC">
        <w:rPr>
          <w:rFonts w:ascii="Times New Roman" w:hAnsi="Times New Roman" w:cs="Times New Roman"/>
          <w:b/>
          <w:sz w:val="24"/>
          <w:szCs w:val="24"/>
        </w:rPr>
        <w:t xml:space="preserve">, </w:t>
      </w:r>
      <w:r>
        <w:rPr>
          <w:rFonts w:ascii="Times New Roman" w:hAnsi="Times New Roman" w:cs="Times New Roman"/>
          <w:b/>
          <w:sz w:val="24"/>
          <w:szCs w:val="24"/>
        </w:rPr>
        <w:t xml:space="preserve">molecular </w:t>
      </w:r>
      <w:r w:rsidRPr="00C6378B">
        <w:rPr>
          <w:rFonts w:ascii="Times New Roman" w:hAnsi="Times New Roman" w:cs="Times New Roman"/>
          <w:b/>
          <w:sz w:val="24"/>
          <w:szCs w:val="24"/>
          <w:highlight w:val="yellow"/>
        </w:rPr>
        <w:t>model</w:t>
      </w:r>
      <w:r>
        <w:rPr>
          <w:rFonts w:ascii="Times New Roman" w:hAnsi="Times New Roman" w:cs="Times New Roman"/>
          <w:b/>
          <w:sz w:val="24"/>
          <w:szCs w:val="24"/>
        </w:rPr>
        <w:t xml:space="preserve"> of non-small cell lung </w:t>
      </w:r>
      <w:r w:rsidRPr="003D590D">
        <w:rPr>
          <w:rFonts w:ascii="Times New Roman" w:hAnsi="Times New Roman" w:cs="Times New Roman"/>
          <w:b/>
          <w:sz w:val="24"/>
          <w:szCs w:val="24"/>
          <w:highlight w:val="yellow"/>
        </w:rPr>
        <w:t>cancer</w:t>
      </w:r>
      <w:r w:rsidR="00236FDC">
        <w:rPr>
          <w:rFonts w:ascii="Times New Roman" w:hAnsi="Times New Roman" w:cs="Times New Roman"/>
          <w:b/>
          <w:sz w:val="24"/>
          <w:szCs w:val="24"/>
        </w:rPr>
        <w:t xml:space="preserve"> </w:t>
      </w:r>
      <w:r w:rsidR="00236FDC" w:rsidRPr="003D590D">
        <w:rPr>
          <w:rFonts w:ascii="Times New Roman" w:hAnsi="Times New Roman" w:cs="Times New Roman"/>
          <w:b/>
          <w:sz w:val="24"/>
          <w:szCs w:val="24"/>
          <w:highlight w:val="yellow"/>
        </w:rPr>
        <w:t>fate decision</w:t>
      </w:r>
      <w:r w:rsidR="003D590D" w:rsidRPr="003D590D">
        <w:rPr>
          <w:rFonts w:ascii="Times New Roman" w:hAnsi="Times New Roman" w:cs="Times New Roman"/>
          <w:b/>
          <w:sz w:val="24"/>
          <w:szCs w:val="24"/>
          <w:highlight w:val="yellow"/>
        </w:rPr>
        <w:t>s</w:t>
      </w:r>
      <w:r>
        <w:rPr>
          <w:rFonts w:ascii="Times New Roman" w:hAnsi="Times New Roman" w:cs="Times New Roman"/>
          <w:b/>
          <w:sz w:val="24"/>
          <w:szCs w:val="24"/>
        </w:rPr>
        <w:t xml:space="preserve"> captures </w:t>
      </w:r>
      <w:r w:rsidR="00236FDC">
        <w:rPr>
          <w:rFonts w:ascii="Times New Roman" w:hAnsi="Times New Roman" w:cs="Times New Roman"/>
          <w:b/>
          <w:sz w:val="24"/>
          <w:szCs w:val="24"/>
        </w:rPr>
        <w:t xml:space="preserve">complex single-cell behavior in response to </w:t>
      </w:r>
      <w:r w:rsidR="00236FDC" w:rsidRPr="00C6378B">
        <w:rPr>
          <w:rFonts w:ascii="Times New Roman" w:hAnsi="Times New Roman" w:cs="Times New Roman"/>
          <w:b/>
          <w:sz w:val="24"/>
          <w:szCs w:val="24"/>
          <w:highlight w:val="yellow"/>
        </w:rPr>
        <w:t>EGFR</w:t>
      </w:r>
      <w:r w:rsidR="00236FDC">
        <w:rPr>
          <w:rFonts w:ascii="Times New Roman" w:hAnsi="Times New Roman" w:cs="Times New Roman"/>
          <w:b/>
          <w:sz w:val="24"/>
          <w:szCs w:val="24"/>
        </w:rPr>
        <w:t xml:space="preserve"> </w:t>
      </w:r>
      <w:r w:rsidR="00C6378B" w:rsidRPr="00C6378B">
        <w:rPr>
          <w:rFonts w:ascii="Times New Roman" w:hAnsi="Times New Roman" w:cs="Times New Roman"/>
          <w:b/>
          <w:sz w:val="24"/>
          <w:szCs w:val="24"/>
          <w:highlight w:val="yellow"/>
        </w:rPr>
        <w:t>inhibition</w:t>
      </w:r>
      <w:r w:rsidR="00236FDC">
        <w:rPr>
          <w:rFonts w:ascii="Times New Roman" w:hAnsi="Times New Roman" w:cs="Times New Roman"/>
          <w:b/>
          <w:sz w:val="24"/>
          <w:szCs w:val="24"/>
        </w:rPr>
        <w:t xml:space="preserve"> and </w:t>
      </w:r>
      <w:r w:rsidR="00236FDC" w:rsidRPr="00C6378B">
        <w:rPr>
          <w:rFonts w:ascii="Times New Roman" w:hAnsi="Times New Roman" w:cs="Times New Roman"/>
          <w:b/>
          <w:sz w:val="24"/>
          <w:szCs w:val="24"/>
          <w:highlight w:val="yellow"/>
        </w:rPr>
        <w:t>substrate stiffness</w:t>
      </w:r>
      <w:r w:rsidR="00236FDC">
        <w:rPr>
          <w:rFonts w:ascii="Times New Roman" w:hAnsi="Times New Roman" w:cs="Times New Roman"/>
          <w:b/>
          <w:sz w:val="24"/>
          <w:szCs w:val="24"/>
        </w:rPr>
        <w:t xml:space="preserve"> modulation showing changes in </w:t>
      </w:r>
      <w:r>
        <w:rPr>
          <w:rFonts w:ascii="Times New Roman" w:hAnsi="Times New Roman" w:cs="Times New Roman"/>
          <w:b/>
          <w:sz w:val="24"/>
          <w:szCs w:val="24"/>
        </w:rPr>
        <w:t>population dynamics and G1-</w:t>
      </w:r>
      <w:r w:rsidR="006A7285">
        <w:rPr>
          <w:rFonts w:ascii="Times New Roman" w:hAnsi="Times New Roman" w:cs="Times New Roman"/>
          <w:b/>
          <w:sz w:val="24"/>
          <w:szCs w:val="24"/>
        </w:rPr>
        <w:t>period</w:t>
      </w:r>
      <w:r w:rsidR="005F56C9">
        <w:rPr>
          <w:rFonts w:ascii="Times New Roman" w:hAnsi="Times New Roman" w:cs="Times New Roman"/>
          <w:b/>
          <w:sz w:val="24"/>
          <w:szCs w:val="24"/>
        </w:rPr>
        <w:t xml:space="preserve"> quantization</w:t>
      </w:r>
    </w:p>
    <w:p w14:paraId="2BA0ED40" w14:textId="3B3D26FB" w:rsidR="008D307D" w:rsidRDefault="008D307D" w:rsidP="005F5A8E">
      <w:pPr>
        <w:spacing w:after="0" w:line="480" w:lineRule="auto"/>
        <w:jc w:val="both"/>
        <w:rPr>
          <w:rFonts w:ascii="Times New Roman" w:hAnsi="Times New Roman" w:cs="Times New Roman"/>
          <w:b/>
          <w:sz w:val="24"/>
          <w:szCs w:val="24"/>
        </w:rPr>
      </w:pPr>
    </w:p>
    <w:p w14:paraId="340D51FC" w14:textId="43342409" w:rsidR="008D307D" w:rsidRDefault="00223DB6"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A stochastic model of cancer fate decisions reveals network topology required (sufficient) for extended G1-phase (quiescence)</w:t>
      </w:r>
    </w:p>
    <w:p w14:paraId="42573FD7" w14:textId="7483E785" w:rsidR="00B56371" w:rsidRDefault="00B56371" w:rsidP="005F5A8E">
      <w:pPr>
        <w:spacing w:after="0" w:line="480" w:lineRule="auto"/>
        <w:jc w:val="both"/>
        <w:rPr>
          <w:rFonts w:ascii="Times New Roman" w:hAnsi="Times New Roman" w:cs="Times New Roman"/>
          <w:b/>
          <w:sz w:val="24"/>
          <w:szCs w:val="24"/>
        </w:rPr>
      </w:pPr>
    </w:p>
    <w:p w14:paraId="0355C2F8" w14:textId="14997F87" w:rsidR="00B56371" w:rsidRDefault="00B56371" w:rsidP="005F5A8E">
      <w:pPr>
        <w:spacing w:after="0" w:line="480" w:lineRule="auto"/>
        <w:jc w:val="both"/>
        <w:rPr>
          <w:rFonts w:ascii="Times New Roman" w:hAnsi="Times New Roman" w:cs="Times New Roman"/>
          <w:b/>
          <w:sz w:val="24"/>
          <w:szCs w:val="24"/>
        </w:rPr>
      </w:pPr>
      <w:r w:rsidRPr="00B56371">
        <w:rPr>
          <w:rFonts w:ascii="Times New Roman" w:hAnsi="Times New Roman" w:cs="Times New Roman"/>
          <w:b/>
          <w:sz w:val="24"/>
          <w:szCs w:val="24"/>
        </w:rPr>
        <w:t>A molecular model of cell fate decision captures stiffness dependent resistance in non-small cell lung cancer</w:t>
      </w:r>
    </w:p>
    <w:p w14:paraId="5FBE1989" w14:textId="77777777" w:rsidR="00AF73E8" w:rsidRDefault="00AF73E8" w:rsidP="005F5A8E">
      <w:pPr>
        <w:spacing w:after="0" w:line="480" w:lineRule="auto"/>
        <w:jc w:val="both"/>
        <w:rPr>
          <w:rFonts w:ascii="Times New Roman" w:hAnsi="Times New Roman" w:cs="Times New Roman"/>
          <w:b/>
          <w:sz w:val="24"/>
          <w:szCs w:val="24"/>
        </w:rPr>
      </w:pPr>
    </w:p>
    <w:bookmarkEnd w:id="0"/>
    <w:p w14:paraId="760BD6F5" w14:textId="16FBAD85" w:rsidR="00236FDC" w:rsidRDefault="00AF73E8" w:rsidP="005F5A8E">
      <w:pPr>
        <w:spacing w:after="0" w:line="480" w:lineRule="auto"/>
        <w:jc w:val="both"/>
        <w:rPr>
          <w:rFonts w:ascii="Times New Roman" w:hAnsi="Times New Roman" w:cs="Times New Roman"/>
          <w:b/>
          <w:sz w:val="24"/>
          <w:szCs w:val="24"/>
        </w:rPr>
      </w:pPr>
      <w:r w:rsidRPr="00AF73E8">
        <w:rPr>
          <w:rFonts w:ascii="Times New Roman" w:hAnsi="Times New Roman" w:cs="Times New Roman"/>
          <w:b/>
          <w:sz w:val="24"/>
          <w:szCs w:val="24"/>
        </w:rPr>
        <w:t>A molecular model of cell fate decision</w:t>
      </w:r>
      <w:r>
        <w:rPr>
          <w:rFonts w:ascii="Times New Roman" w:hAnsi="Times New Roman" w:cs="Times New Roman"/>
          <w:b/>
          <w:sz w:val="24"/>
          <w:szCs w:val="24"/>
        </w:rPr>
        <w:t xml:space="preserve"> captures single-cell and population-level to EGFR inhibition (stiffness dependence)</w:t>
      </w:r>
    </w:p>
    <w:p w14:paraId="503C7E17" w14:textId="2396B756" w:rsidR="00840822" w:rsidRDefault="00840822" w:rsidP="005F5A8E">
      <w:pPr>
        <w:spacing w:after="0" w:line="480" w:lineRule="auto"/>
        <w:jc w:val="both"/>
        <w:rPr>
          <w:rFonts w:ascii="Times New Roman" w:hAnsi="Times New Roman" w:cs="Times New Roman"/>
          <w:b/>
          <w:sz w:val="24"/>
          <w:szCs w:val="24"/>
        </w:rPr>
      </w:pPr>
    </w:p>
    <w:p w14:paraId="68041D7B" w14:textId="351512EB" w:rsidR="00840822" w:rsidRDefault="00840822"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Substrate stiffness and signaling </w:t>
      </w:r>
      <w:r w:rsidR="00421085">
        <w:rPr>
          <w:rFonts w:ascii="Times New Roman" w:hAnsi="Times New Roman" w:cs="Times New Roman"/>
          <w:b/>
          <w:sz w:val="24"/>
          <w:szCs w:val="24"/>
        </w:rPr>
        <w:t xml:space="preserve">network </w:t>
      </w:r>
      <w:r>
        <w:rPr>
          <w:rFonts w:ascii="Times New Roman" w:hAnsi="Times New Roman" w:cs="Times New Roman"/>
          <w:b/>
          <w:sz w:val="24"/>
          <w:szCs w:val="24"/>
        </w:rPr>
        <w:t>noise contribute to EGFR therapy resistance</w:t>
      </w:r>
      <w:r w:rsidR="00302D6B">
        <w:rPr>
          <w:rFonts w:ascii="Times New Roman" w:hAnsi="Times New Roman" w:cs="Times New Roman"/>
          <w:b/>
          <w:sz w:val="24"/>
          <w:szCs w:val="24"/>
        </w:rPr>
        <w:t xml:space="preserve"> (response?)</w:t>
      </w:r>
      <w:r>
        <w:rPr>
          <w:rFonts w:ascii="Times New Roman" w:hAnsi="Times New Roman" w:cs="Times New Roman"/>
          <w:b/>
          <w:sz w:val="24"/>
          <w:szCs w:val="24"/>
        </w:rPr>
        <w:t xml:space="preserve"> in non-small cell lung cancer</w:t>
      </w:r>
    </w:p>
    <w:p w14:paraId="18493FA3" w14:textId="35A589DA" w:rsidR="00822EE8" w:rsidRPr="005F5A8E" w:rsidRDefault="00236FDC" w:rsidP="005F5A8E">
      <w:pPr>
        <w:spacing w:after="0" w:line="480" w:lineRule="auto"/>
        <w:jc w:val="both"/>
        <w:rPr>
          <w:rFonts w:ascii="Times New Roman" w:hAnsi="Times New Roman" w:cs="Times New Roman"/>
          <w:b/>
          <w:sz w:val="28"/>
          <w:szCs w:val="28"/>
        </w:rPr>
      </w:pPr>
      <w:r w:rsidRPr="005F5A8E">
        <w:rPr>
          <w:rFonts w:ascii="Times New Roman" w:hAnsi="Times New Roman" w:cs="Times New Roman"/>
          <w:b/>
          <w:sz w:val="28"/>
          <w:szCs w:val="28"/>
        </w:rPr>
        <w:t>Abstract</w:t>
      </w:r>
    </w:p>
    <w:p w14:paraId="24AABF6B" w14:textId="0E9FF14F" w:rsidR="00236FDC" w:rsidRPr="00236FDC" w:rsidRDefault="00F90D95" w:rsidP="005F5A8E">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 xml:space="preserve">Focus on impact of microenvironment and signaling noise </w:t>
      </w:r>
    </w:p>
    <w:p w14:paraId="39BFACCB" w14:textId="406BD4F2" w:rsidR="00840822" w:rsidRDefault="00840822" w:rsidP="00822EE8">
      <w:pPr>
        <w:spacing w:after="0" w:line="480" w:lineRule="auto"/>
        <w:jc w:val="both"/>
        <w:rPr>
          <w:rFonts w:ascii="Times New Roman" w:hAnsi="Times New Roman" w:cs="Times New Roman"/>
          <w:bCs/>
          <w:sz w:val="24"/>
          <w:szCs w:val="24"/>
        </w:rPr>
      </w:pPr>
      <w:bookmarkStart w:id="1" w:name="_Hlk59494490"/>
      <w:r>
        <w:rPr>
          <w:rFonts w:ascii="Times New Roman" w:hAnsi="Times New Roman" w:cs="Times New Roman"/>
          <w:bCs/>
          <w:sz w:val="24"/>
          <w:szCs w:val="24"/>
        </w:rPr>
        <w:t>Model shows signaling noise is sufficient to produce heterogeneous cell fate response, discussion question: if noise is sufficient what is the, increased noise increased plasticity?</w:t>
      </w:r>
    </w:p>
    <w:p w14:paraId="03D51FCF" w14:textId="314050A0" w:rsidR="00EA6125" w:rsidRDefault="00EA6125" w:rsidP="00EA6125">
      <w:pPr>
        <w:spacing w:after="0" w:line="480" w:lineRule="auto"/>
        <w:ind w:firstLine="360"/>
        <w:jc w:val="both"/>
        <w:rPr>
          <w:rFonts w:ascii="Times New Roman" w:hAnsi="Times New Roman" w:cs="Times New Roman"/>
          <w:bCs/>
          <w:sz w:val="24"/>
          <w:szCs w:val="24"/>
        </w:rPr>
      </w:pPr>
      <w:r w:rsidRPr="00EA6125">
        <w:rPr>
          <w:rFonts w:ascii="Times New Roman" w:hAnsi="Times New Roman" w:cs="Times New Roman"/>
          <w:bCs/>
          <w:sz w:val="24"/>
          <w:szCs w:val="24"/>
        </w:rPr>
        <w:t xml:space="preserve">One feature making NSCLC particularly difficult to treat is the heterogeneous single-cell fate response to targeted therapy.   Understanding the causes of heterogeneity is important for developing functional treatments. Past work has focused on examining genetic heterogeneity across tumor cells that result in distinct subpopulations with unique drug-response profiles. Here, we supplement a growing body of work demonstrating the importance of cell microenvironment to treatment response. We next develop a mechanistic, molecular model to, first, recapitulate our population-level experimental results and, then, show that the signaling network is capable of </w:t>
      </w:r>
      <w:r w:rsidRPr="00EA6125">
        <w:rPr>
          <w:rFonts w:ascii="Times New Roman" w:hAnsi="Times New Roman" w:cs="Times New Roman"/>
          <w:bCs/>
          <w:sz w:val="24"/>
          <w:szCs w:val="24"/>
        </w:rPr>
        <w:lastRenderedPageBreak/>
        <w:t>producing slowly cycling cells concurrently with quickly dividing cells as an additional source of multi-fate response.</w:t>
      </w:r>
    </w:p>
    <w:p w14:paraId="13ECBAD7" w14:textId="260058A4" w:rsidR="00236FDC" w:rsidRDefault="00236FDC" w:rsidP="005F5A8E">
      <w:pPr>
        <w:spacing w:after="0" w:line="480" w:lineRule="auto"/>
        <w:ind w:firstLine="360"/>
        <w:jc w:val="both"/>
        <w:rPr>
          <w:rFonts w:ascii="Times New Roman" w:hAnsi="Times New Roman" w:cs="Times New Roman"/>
          <w:bCs/>
          <w:sz w:val="24"/>
          <w:szCs w:val="24"/>
        </w:rPr>
      </w:pPr>
      <w:r w:rsidRPr="00236FDC">
        <w:rPr>
          <w:rFonts w:ascii="Times New Roman" w:hAnsi="Times New Roman" w:cs="Times New Roman"/>
          <w:bCs/>
          <w:sz w:val="24"/>
          <w:szCs w:val="24"/>
        </w:rPr>
        <w:t xml:space="preserve">Targeted therapy of epidermal growth factor receptor has been a successful initial treatment for patients with non-small cell lung cancer. The disease, however, will generally progress as the tumors become resistant. One cause of resistance is linked to heterogeneity of cell fates in response to drug treatment. Underlying fate decision, and ultimately population response, is the complex signaling network of the cell. To understand the dynamics of a drug response, it is necessary to determine how external stimuli </w:t>
      </w:r>
      <w:r>
        <w:rPr>
          <w:rFonts w:ascii="Times New Roman" w:hAnsi="Times New Roman" w:cs="Times New Roman"/>
          <w:bCs/>
          <w:sz w:val="24"/>
          <w:szCs w:val="24"/>
        </w:rPr>
        <w:t>are</w:t>
      </w:r>
      <w:r w:rsidRPr="00236FDC">
        <w:rPr>
          <w:rFonts w:ascii="Times New Roman" w:hAnsi="Times New Roman" w:cs="Times New Roman"/>
          <w:bCs/>
          <w:sz w:val="24"/>
          <w:szCs w:val="24"/>
        </w:rPr>
        <w:t xml:space="preserve"> integrated into a fate and how perturbations in the signaling network alter the decision process. In this study, we find that extracellular matrix (ECM) stiffness modulates proliferation behavior and the distribution of cell fates. Using these results, we have built a stochastic model capable of accurately predicting population dynamics – validated by in vitro evaluation of patient-derived lines. The model, once properly trained to data, could be a useful tool for quantitative prediction of drug response. </w:t>
      </w:r>
    </w:p>
    <w:bookmarkEnd w:id="1"/>
    <w:p w14:paraId="1AC59930" w14:textId="29928AC6" w:rsidR="005F5A8E" w:rsidRDefault="005F5A8E" w:rsidP="005F5A8E">
      <w:pPr>
        <w:spacing w:after="0" w:line="480" w:lineRule="auto"/>
        <w:ind w:firstLine="360"/>
        <w:jc w:val="both"/>
        <w:rPr>
          <w:rFonts w:ascii="Times New Roman" w:hAnsi="Times New Roman" w:cs="Times New Roman"/>
          <w:bCs/>
          <w:sz w:val="24"/>
          <w:szCs w:val="24"/>
        </w:rPr>
      </w:pPr>
    </w:p>
    <w:p w14:paraId="4D7E2510" w14:textId="02AFD6B0" w:rsidR="00532DA9" w:rsidRDefault="00D440CF" w:rsidP="005F5A8E">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Outline</w:t>
      </w:r>
      <w:r w:rsidR="0020520A">
        <w:rPr>
          <w:rFonts w:ascii="Times New Roman" w:hAnsi="Times New Roman" w:cs="Times New Roman"/>
          <w:bCs/>
          <w:sz w:val="24"/>
          <w:szCs w:val="24"/>
        </w:rPr>
        <w:t>:</w:t>
      </w:r>
    </w:p>
    <w:p w14:paraId="4025FD51" w14:textId="684F10DC" w:rsidR="00D508C4" w:rsidRDefault="00D508C4" w:rsidP="00C86641">
      <w:pPr>
        <w:pStyle w:val="ListParagraph"/>
        <w:numPr>
          <w:ilvl w:val="0"/>
          <w:numId w:val="4"/>
        </w:numPr>
        <w:spacing w:after="0" w:line="480" w:lineRule="auto"/>
        <w:ind w:left="360"/>
        <w:jc w:val="both"/>
        <w:rPr>
          <w:rFonts w:ascii="Times New Roman" w:hAnsi="Times New Roman" w:cs="Times New Roman"/>
          <w:bCs/>
          <w:sz w:val="24"/>
          <w:szCs w:val="24"/>
        </w:rPr>
      </w:pPr>
      <w:r w:rsidRPr="00D508C4">
        <w:rPr>
          <w:rFonts w:ascii="Times New Roman" w:hAnsi="Times New Roman" w:cs="Times New Roman"/>
          <w:bCs/>
          <w:sz w:val="24"/>
          <w:szCs w:val="24"/>
        </w:rPr>
        <w:t xml:space="preserve">Experimental: Increased </w:t>
      </w:r>
      <w:r w:rsidR="00257DA4">
        <w:rPr>
          <w:rFonts w:ascii="Times New Roman" w:hAnsi="Times New Roman" w:cs="Times New Roman"/>
          <w:bCs/>
          <w:sz w:val="24"/>
          <w:szCs w:val="24"/>
        </w:rPr>
        <w:t xml:space="preserve">substrate </w:t>
      </w:r>
      <w:r w:rsidRPr="00D508C4">
        <w:rPr>
          <w:rFonts w:ascii="Times New Roman" w:hAnsi="Times New Roman" w:cs="Times New Roman"/>
          <w:bCs/>
          <w:sz w:val="24"/>
          <w:szCs w:val="24"/>
        </w:rPr>
        <w:t xml:space="preserve">stiffness results in </w:t>
      </w:r>
      <w:r w:rsidR="00257DA4">
        <w:rPr>
          <w:rFonts w:ascii="Times New Roman" w:hAnsi="Times New Roman" w:cs="Times New Roman"/>
          <w:bCs/>
          <w:sz w:val="24"/>
          <w:szCs w:val="24"/>
        </w:rPr>
        <w:t>in</w:t>
      </w:r>
      <w:r w:rsidRPr="00D508C4">
        <w:rPr>
          <w:rFonts w:ascii="Times New Roman" w:hAnsi="Times New Roman" w:cs="Times New Roman"/>
          <w:bCs/>
          <w:sz w:val="24"/>
          <w:szCs w:val="24"/>
        </w:rPr>
        <w:t>creased mitotic rate, decreased apoptosis rate, and decreased quiescence rate in lung cancer cells.</w:t>
      </w:r>
      <w:r w:rsidR="00257DA4">
        <w:rPr>
          <w:rFonts w:ascii="Times New Roman" w:hAnsi="Times New Roman" w:cs="Times New Roman"/>
          <w:bCs/>
          <w:sz w:val="24"/>
          <w:szCs w:val="24"/>
        </w:rPr>
        <w:t xml:space="preserve"> </w:t>
      </w:r>
      <w:r w:rsidR="00F0152E">
        <w:rPr>
          <w:rFonts w:ascii="Times New Roman" w:hAnsi="Times New Roman" w:cs="Times New Roman"/>
          <w:bCs/>
          <w:sz w:val="24"/>
          <w:szCs w:val="24"/>
        </w:rPr>
        <w:t xml:space="preserve">Substrate stiffness </w:t>
      </w:r>
      <w:r w:rsidR="00353390">
        <w:rPr>
          <w:rFonts w:ascii="Times New Roman" w:hAnsi="Times New Roman" w:cs="Times New Roman"/>
          <w:bCs/>
          <w:sz w:val="24"/>
          <w:szCs w:val="24"/>
        </w:rPr>
        <w:t>is</w:t>
      </w:r>
      <w:r w:rsidR="00F0152E">
        <w:rPr>
          <w:rFonts w:ascii="Times New Roman" w:hAnsi="Times New Roman" w:cs="Times New Roman"/>
          <w:bCs/>
          <w:sz w:val="24"/>
          <w:szCs w:val="24"/>
        </w:rPr>
        <w:t xml:space="preserve"> an important factor in cell fate decision</w:t>
      </w:r>
      <w:r w:rsidR="00353390">
        <w:rPr>
          <w:rFonts w:ascii="Times New Roman" w:hAnsi="Times New Roman" w:cs="Times New Roman"/>
          <w:bCs/>
          <w:sz w:val="24"/>
          <w:szCs w:val="24"/>
        </w:rPr>
        <w:t>. (Fractional proliferation results)</w:t>
      </w:r>
    </w:p>
    <w:p w14:paraId="329D8D8D" w14:textId="4CFDE5FE" w:rsidR="00F0152E" w:rsidRDefault="00F0152E" w:rsidP="00C86641">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Experimental: </w:t>
      </w:r>
      <w:r w:rsidRPr="00F0152E">
        <w:rPr>
          <w:rFonts w:ascii="Times New Roman" w:hAnsi="Times New Roman" w:cs="Times New Roman"/>
          <w:bCs/>
          <w:sz w:val="24"/>
          <w:szCs w:val="24"/>
        </w:rPr>
        <w:t>Increased substrate stiffness</w:t>
      </w:r>
      <w:r>
        <w:rPr>
          <w:rFonts w:ascii="Times New Roman" w:hAnsi="Times New Roman" w:cs="Times New Roman"/>
          <w:bCs/>
          <w:sz w:val="24"/>
          <w:szCs w:val="24"/>
        </w:rPr>
        <w:t xml:space="preserve"> decreases time spent in G1 (with a subset of cells spending approximately double the mean time in G1, part of the reason for implementing a molecular model to capture complex respon</w:t>
      </w:r>
      <w:r w:rsidR="009D1DFE">
        <w:rPr>
          <w:rFonts w:ascii="Times New Roman" w:hAnsi="Times New Roman" w:cs="Times New Roman"/>
          <w:bCs/>
          <w:sz w:val="24"/>
          <w:szCs w:val="24"/>
        </w:rPr>
        <w:t>se</w:t>
      </w:r>
      <w:r>
        <w:rPr>
          <w:rFonts w:ascii="Times New Roman" w:hAnsi="Times New Roman" w:cs="Times New Roman"/>
          <w:bCs/>
          <w:sz w:val="24"/>
          <w:szCs w:val="24"/>
        </w:rPr>
        <w:t xml:space="preserve">). </w:t>
      </w:r>
      <w:r w:rsidR="00353390">
        <w:rPr>
          <w:rFonts w:ascii="Times New Roman" w:hAnsi="Times New Roman" w:cs="Times New Roman"/>
          <w:bCs/>
          <w:sz w:val="24"/>
          <w:szCs w:val="24"/>
        </w:rPr>
        <w:t>(IMT distributions)</w:t>
      </w:r>
    </w:p>
    <w:p w14:paraId="05F1EAFD" w14:textId="212E812C" w:rsidR="009D1DFE" w:rsidRDefault="009D1DFE" w:rsidP="009D1DFE">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Experimental: Increased stiffness results in increased AKT signaling, increased FAK, and no change in ERK signaling. Erlotinib treatment results in decreased AKT, decreased ERK, and no change in FAK. Question: how are the differences in signaling manifested into fate responses and ultimately population dynamics?</w:t>
      </w:r>
      <w:r w:rsidR="00353390">
        <w:rPr>
          <w:rFonts w:ascii="Times New Roman" w:hAnsi="Times New Roman" w:cs="Times New Roman"/>
          <w:bCs/>
          <w:sz w:val="24"/>
          <w:szCs w:val="24"/>
        </w:rPr>
        <w:t xml:space="preserve"> (Western blots)</w:t>
      </w:r>
    </w:p>
    <w:p w14:paraId="1E7B50C5" w14:textId="5523B14A" w:rsidR="009D1DFE" w:rsidRDefault="009D1DFE" w:rsidP="00C86641">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Need a molecular model capable of integrating molecular signaling level into multiple cell fate responses</w:t>
      </w:r>
    </w:p>
    <w:p w14:paraId="7D125EFF" w14:textId="5BAF4FD3" w:rsidR="00822EE8" w:rsidRDefault="002F5B3D" w:rsidP="00C86641">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lastRenderedPageBreak/>
        <w:t>Model captures experimental population dynamics (similar mitotic, apoptotic, and quiescent rates)</w:t>
      </w:r>
      <w:r w:rsidR="00353390">
        <w:rPr>
          <w:rFonts w:ascii="Times New Roman" w:hAnsi="Times New Roman" w:cs="Times New Roman"/>
          <w:bCs/>
          <w:sz w:val="24"/>
          <w:szCs w:val="24"/>
        </w:rPr>
        <w:t xml:space="preserve"> (</w:t>
      </w:r>
      <w:proofErr w:type="spellStart"/>
      <w:r w:rsidR="00353390">
        <w:rPr>
          <w:rFonts w:ascii="Times New Roman" w:hAnsi="Times New Roman" w:cs="Times New Roman"/>
          <w:bCs/>
          <w:sz w:val="24"/>
          <w:szCs w:val="24"/>
        </w:rPr>
        <w:t>Jeremie’s</w:t>
      </w:r>
      <w:proofErr w:type="spellEnd"/>
      <w:r w:rsidR="00353390">
        <w:rPr>
          <w:rFonts w:ascii="Times New Roman" w:hAnsi="Times New Roman" w:cs="Times New Roman"/>
          <w:bCs/>
          <w:sz w:val="24"/>
          <w:szCs w:val="24"/>
        </w:rPr>
        <w:t xml:space="preserve"> work, model validation)</w:t>
      </w:r>
    </w:p>
    <w:p w14:paraId="58E7F133" w14:textId="3F848E4E" w:rsidR="002F5B3D" w:rsidRDefault="002F5B3D" w:rsidP="00C86641">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Molecular components match known experimental results (CDK 4/6 (Meyer), CDK2(Meyer</w:t>
      </w:r>
      <w:r w:rsidR="005E59D3">
        <w:rPr>
          <w:rFonts w:ascii="Times New Roman" w:hAnsi="Times New Roman" w:cs="Times New Roman"/>
          <w:bCs/>
          <w:sz w:val="24"/>
          <w:szCs w:val="24"/>
        </w:rPr>
        <w:t xml:space="preserve"> and Spencer)</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Rb</w:t>
      </w:r>
      <w:r w:rsidR="005E59D3">
        <w:rPr>
          <w:rFonts w:ascii="Times New Roman" w:hAnsi="Times New Roman" w:cs="Times New Roman"/>
          <w:bCs/>
          <w:sz w:val="24"/>
          <w:szCs w:val="24"/>
        </w:rPr>
        <w:t>(</w:t>
      </w:r>
      <w:proofErr w:type="gramEnd"/>
      <w:r w:rsidR="005E59D3">
        <w:rPr>
          <w:rFonts w:ascii="Times New Roman" w:hAnsi="Times New Roman" w:cs="Times New Roman"/>
          <w:bCs/>
          <w:sz w:val="24"/>
          <w:szCs w:val="24"/>
        </w:rPr>
        <w:t>Spencer)</w:t>
      </w:r>
      <w:r>
        <w:rPr>
          <w:rFonts w:ascii="Times New Roman" w:hAnsi="Times New Roman" w:cs="Times New Roman"/>
          <w:bCs/>
          <w:sz w:val="24"/>
          <w:szCs w:val="24"/>
        </w:rPr>
        <w:t>, p21</w:t>
      </w:r>
      <w:r w:rsidR="005E59D3">
        <w:rPr>
          <w:rFonts w:ascii="Times New Roman" w:hAnsi="Times New Roman" w:cs="Times New Roman"/>
          <w:bCs/>
          <w:sz w:val="24"/>
          <w:szCs w:val="24"/>
        </w:rPr>
        <w:t>(Spencer)</w:t>
      </w:r>
      <w:r>
        <w:rPr>
          <w:rFonts w:ascii="Times New Roman" w:hAnsi="Times New Roman" w:cs="Times New Roman"/>
          <w:bCs/>
          <w:sz w:val="24"/>
          <w:szCs w:val="24"/>
        </w:rPr>
        <w:t>, E2F)</w:t>
      </w:r>
      <w:r w:rsidR="005E59D3">
        <w:rPr>
          <w:rFonts w:ascii="Times New Roman" w:hAnsi="Times New Roman" w:cs="Times New Roman"/>
          <w:bCs/>
          <w:sz w:val="24"/>
          <w:szCs w:val="24"/>
        </w:rPr>
        <w:t xml:space="preserve">. Model matches experimental results </w:t>
      </w:r>
      <w:proofErr w:type="gramStart"/>
      <w:r w:rsidR="005E59D3">
        <w:rPr>
          <w:rFonts w:ascii="Times New Roman" w:hAnsi="Times New Roman" w:cs="Times New Roman"/>
          <w:bCs/>
          <w:sz w:val="24"/>
          <w:szCs w:val="24"/>
        </w:rPr>
        <w:t>naively,</w:t>
      </w:r>
      <w:proofErr w:type="gramEnd"/>
      <w:r w:rsidR="005E59D3">
        <w:rPr>
          <w:rFonts w:ascii="Times New Roman" w:hAnsi="Times New Roman" w:cs="Times New Roman"/>
          <w:bCs/>
          <w:sz w:val="24"/>
          <w:szCs w:val="24"/>
        </w:rPr>
        <w:t xml:space="preserve"> the model was not fit using this experimental data</w:t>
      </w:r>
    </w:p>
    <w:p w14:paraId="50F5A563" w14:textId="1022D32D" w:rsidR="005B3241" w:rsidRDefault="005B3241" w:rsidP="00C86641">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Stochastic simulation is capable of producing varied fate response</w:t>
      </w:r>
    </w:p>
    <w:p w14:paraId="2B96E9FC" w14:textId="784A2EE3" w:rsidR="009D1DFE" w:rsidRDefault="009D1DFE" w:rsidP="00C86641">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FAK modulates Rb-E2F signaling threshold, the amount of input signal (through AKT and ERK) </w:t>
      </w:r>
      <w:r w:rsidR="002F5B3D">
        <w:rPr>
          <w:rFonts w:ascii="Times New Roman" w:hAnsi="Times New Roman" w:cs="Times New Roman"/>
          <w:bCs/>
          <w:sz w:val="24"/>
          <w:szCs w:val="24"/>
        </w:rPr>
        <w:t>necessary to pass the G1/S transition is lowered by increasing FAK</w:t>
      </w:r>
    </w:p>
    <w:p w14:paraId="0FC1F1D7" w14:textId="066BDF44" w:rsidR="00A86147" w:rsidRPr="005E59D3" w:rsidRDefault="005E59D3" w:rsidP="00D70F27">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noProof/>
          <w:sz w:val="24"/>
          <w:szCs w:val="24"/>
        </w:rPr>
        <mc:AlternateContent>
          <mc:Choice Requires="wpg">
            <w:drawing>
              <wp:anchor distT="0" distB="0" distL="114300" distR="114300" simplePos="0" relativeHeight="251693056" behindDoc="0" locked="0" layoutInCell="1" allowOverlap="1" wp14:anchorId="413FF24B" wp14:editId="4A305FED">
                <wp:simplePos x="0" y="0"/>
                <wp:positionH relativeFrom="margin">
                  <wp:align>center</wp:align>
                </wp:positionH>
                <wp:positionV relativeFrom="paragraph">
                  <wp:posOffset>150495</wp:posOffset>
                </wp:positionV>
                <wp:extent cx="6534150" cy="265176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534150" cy="2651760"/>
                          <a:chOff x="0" y="0"/>
                          <a:chExt cx="6534150" cy="2651760"/>
                        </a:xfrm>
                      </wpg:grpSpPr>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575" cy="2651760"/>
                          </a:xfrm>
                          <a:prstGeom prst="rect">
                            <a:avLst/>
                          </a:prstGeom>
                          <a:noFill/>
                        </pic:spPr>
                      </pic:pic>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886200" y="209550"/>
                            <a:ext cx="2647950" cy="2362200"/>
                          </a:xfrm>
                          <a:prstGeom prst="rect">
                            <a:avLst/>
                          </a:prstGeom>
                        </pic:spPr>
                      </pic:pic>
                    </wpg:wgp>
                  </a:graphicData>
                </a:graphic>
              </wp:anchor>
            </w:drawing>
          </mc:Choice>
          <mc:Fallback>
            <w:pict>
              <v:group w14:anchorId="05045144" id="Group 7" o:spid="_x0000_s1026" style="position:absolute;margin-left:0;margin-top:11.85pt;width:514.5pt;height:208.8pt;z-index:251693056;mso-position-horizontal:center;mso-position-horizontal-relative:margin" coordsize="65341,26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5845;height:26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">
                  <v:imagedata r:id="rId10" o:title=""/>
                </v:shape>
                <v:shape id="Picture 6" o:spid="_x0000_s1028" type="#_x0000_t75" style="position:absolute;left:38862;top:2095;width:26479;height:23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">
                  <v:imagedata r:id="rId11" o:title=""/>
                </v:shape>
                <w10:wrap type="topAndBottom" anchorx="margin"/>
              </v:group>
            </w:pict>
          </mc:Fallback>
        </mc:AlternateContent>
      </w:r>
      <w:r w:rsidRPr="005E59D3">
        <w:rPr>
          <w:rFonts w:ascii="Times New Roman" w:hAnsi="Times New Roman" w:cs="Times New Roman"/>
          <w:bCs/>
          <w:sz w:val="24"/>
          <w:szCs w:val="24"/>
        </w:rPr>
        <w:t>How does change in stiffness change the restriction point</w:t>
      </w:r>
      <w:r>
        <w:rPr>
          <w:rFonts w:ascii="Times New Roman" w:hAnsi="Times New Roman" w:cs="Times New Roman"/>
          <w:bCs/>
          <w:sz w:val="24"/>
          <w:szCs w:val="24"/>
        </w:rPr>
        <w:t>? What are the components within the network that change as stiffness is varied?</w:t>
      </w:r>
      <w:r w:rsidR="000F5CD9">
        <w:rPr>
          <w:rFonts w:ascii="Times New Roman" w:hAnsi="Times New Roman" w:cs="Times New Roman"/>
          <w:bCs/>
          <w:sz w:val="24"/>
          <w:szCs w:val="24"/>
        </w:rPr>
        <w:t xml:space="preserve"> Is it better to inhibit Cdk4/6 or Cdk2 through p21 pathways</w:t>
      </w:r>
      <w:r w:rsidR="002D6E22">
        <w:rPr>
          <w:rFonts w:ascii="Times New Roman" w:hAnsi="Times New Roman" w:cs="Times New Roman"/>
          <w:bCs/>
          <w:sz w:val="24"/>
          <w:szCs w:val="24"/>
        </w:rPr>
        <w:t>?</w:t>
      </w:r>
    </w:p>
    <w:p w14:paraId="729494A8" w14:textId="6F990AFD" w:rsidR="00FD51A8" w:rsidRDefault="00FD51A8" w:rsidP="00C86641">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System bifurcation is sufficient to cause lengthened G1 time at intermediate signaling strength</w:t>
      </w:r>
      <w:r w:rsidR="007D5578">
        <w:rPr>
          <w:rFonts w:ascii="Times New Roman" w:hAnsi="Times New Roman" w:cs="Times New Roman"/>
          <w:bCs/>
          <w:sz w:val="24"/>
          <w:szCs w:val="24"/>
        </w:rPr>
        <w:t>.</w:t>
      </w:r>
      <w:r w:rsidR="00F01CD8">
        <w:rPr>
          <w:rFonts w:ascii="Times New Roman" w:hAnsi="Times New Roman" w:cs="Times New Roman"/>
          <w:bCs/>
          <w:sz w:val="24"/>
          <w:szCs w:val="24"/>
        </w:rPr>
        <w:t xml:space="preserve"> System behavior is driven by components of the Rb-E2F switch. Increased Rb and p21, and decreased E2F, </w:t>
      </w:r>
      <w:proofErr w:type="spellStart"/>
      <w:r w:rsidR="00F01CD8">
        <w:rPr>
          <w:rFonts w:ascii="Times New Roman" w:hAnsi="Times New Roman" w:cs="Times New Roman"/>
          <w:bCs/>
          <w:sz w:val="24"/>
          <w:szCs w:val="24"/>
        </w:rPr>
        <w:t>pRb</w:t>
      </w:r>
      <w:proofErr w:type="spellEnd"/>
      <w:r w:rsidR="00F01CD8">
        <w:rPr>
          <w:rFonts w:ascii="Times New Roman" w:hAnsi="Times New Roman" w:cs="Times New Roman"/>
          <w:bCs/>
          <w:sz w:val="24"/>
          <w:szCs w:val="24"/>
        </w:rPr>
        <w:t xml:space="preserve">, and CycE </w:t>
      </w:r>
      <w:r w:rsidR="00A86147">
        <w:rPr>
          <w:rFonts w:ascii="Times New Roman" w:hAnsi="Times New Roman" w:cs="Times New Roman"/>
          <w:bCs/>
          <w:sz w:val="24"/>
          <w:szCs w:val="24"/>
        </w:rPr>
        <w:t xml:space="preserve">5 hours before mitosis </w:t>
      </w:r>
      <w:r w:rsidR="00F01CD8">
        <w:rPr>
          <w:rFonts w:ascii="Times New Roman" w:hAnsi="Times New Roman" w:cs="Times New Roman"/>
          <w:bCs/>
          <w:sz w:val="24"/>
          <w:szCs w:val="24"/>
        </w:rPr>
        <w:t>are markers of increased division time</w:t>
      </w:r>
      <w:r w:rsidR="00A86147">
        <w:rPr>
          <w:rFonts w:ascii="Times New Roman" w:hAnsi="Times New Roman" w:cs="Times New Roman"/>
          <w:bCs/>
          <w:sz w:val="24"/>
          <w:szCs w:val="24"/>
        </w:rPr>
        <w:t xml:space="preserve"> in the subsequent cell cycles</w:t>
      </w:r>
      <w:r w:rsidR="00F01CD8">
        <w:rPr>
          <w:rFonts w:ascii="Times New Roman" w:hAnsi="Times New Roman" w:cs="Times New Roman"/>
          <w:bCs/>
          <w:sz w:val="24"/>
          <w:szCs w:val="24"/>
        </w:rPr>
        <w:t>. Is one particular protein sufficient to drive increased G1 time?</w:t>
      </w:r>
    </w:p>
    <w:p w14:paraId="5D47787B" w14:textId="63884DD8" w:rsidR="005E59D3" w:rsidRDefault="005E59D3" w:rsidP="00C86641">
      <w:pPr>
        <w:pStyle w:val="ListParagraph"/>
        <w:numPr>
          <w:ilvl w:val="0"/>
          <w:numId w:val="4"/>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AKT and ERK are directly tied to apoptotic pathway</w:t>
      </w:r>
      <w:r w:rsidR="000F5CD9">
        <w:rPr>
          <w:rFonts w:ascii="Times New Roman" w:hAnsi="Times New Roman" w:cs="Times New Roman"/>
          <w:bCs/>
          <w:sz w:val="24"/>
          <w:szCs w:val="24"/>
        </w:rPr>
        <w:t xml:space="preserve"> vs. FAK in Rb-E2F</w:t>
      </w:r>
    </w:p>
    <w:p w14:paraId="743F84CF" w14:textId="44D8DFF5" w:rsidR="00257DA4" w:rsidRDefault="00353390" w:rsidP="00353390">
      <w:pPr>
        <w:pStyle w:val="ListParagraph"/>
        <w:spacing w:after="0" w:line="480" w:lineRule="auto"/>
        <w:ind w:left="0"/>
        <w:jc w:val="both"/>
        <w:rPr>
          <w:rFonts w:ascii="Times New Roman" w:hAnsi="Times New Roman" w:cs="Times New Roman"/>
          <w:bCs/>
          <w:sz w:val="24"/>
          <w:szCs w:val="24"/>
        </w:rPr>
      </w:pPr>
      <w:r>
        <w:rPr>
          <w:rFonts w:ascii="Times New Roman" w:hAnsi="Times New Roman" w:cs="Times New Roman"/>
          <w:bCs/>
          <w:sz w:val="24"/>
          <w:szCs w:val="24"/>
        </w:rPr>
        <w:t>Discussion points:</w:t>
      </w:r>
    </w:p>
    <w:p w14:paraId="4F14951E" w14:textId="5A1F39CC" w:rsidR="00353390" w:rsidRDefault="00353390" w:rsidP="00353390">
      <w:pPr>
        <w:pStyle w:val="ListParagraph"/>
        <w:spacing w:after="0" w:line="480" w:lineRule="auto"/>
        <w:ind w:left="0"/>
        <w:jc w:val="both"/>
        <w:rPr>
          <w:rFonts w:ascii="Times New Roman" w:hAnsi="Times New Roman" w:cs="Times New Roman"/>
          <w:bCs/>
          <w:sz w:val="24"/>
          <w:szCs w:val="24"/>
        </w:rPr>
      </w:pPr>
      <w:r w:rsidRPr="00353390">
        <w:rPr>
          <w:rFonts w:ascii="Times New Roman" w:hAnsi="Times New Roman" w:cs="Times New Roman"/>
          <w:bCs/>
          <w:sz w:val="24"/>
          <w:szCs w:val="24"/>
        </w:rPr>
        <w:t>(microenvironment remodeling in tumor progression, comorbidities, and metastases)</w:t>
      </w:r>
    </w:p>
    <w:p w14:paraId="7AF92BBC" w14:textId="67C20F83" w:rsidR="002C78DF" w:rsidRDefault="002C78DF" w:rsidP="00353390">
      <w:pPr>
        <w:pStyle w:val="ListParagraph"/>
        <w:spacing w:after="0" w:line="480" w:lineRule="auto"/>
        <w:ind w:left="0"/>
        <w:jc w:val="both"/>
        <w:rPr>
          <w:rFonts w:ascii="Times New Roman" w:hAnsi="Times New Roman" w:cs="Times New Roman"/>
          <w:bCs/>
          <w:sz w:val="24"/>
          <w:szCs w:val="24"/>
        </w:rPr>
      </w:pPr>
    </w:p>
    <w:p w14:paraId="1AD9FF4A" w14:textId="0280BCCA" w:rsidR="002C78DF" w:rsidRDefault="002C78DF" w:rsidP="00353390">
      <w:pPr>
        <w:pStyle w:val="ListParagraph"/>
        <w:spacing w:after="0" w:line="480" w:lineRule="auto"/>
        <w:ind w:left="0"/>
        <w:jc w:val="both"/>
        <w:rPr>
          <w:rFonts w:ascii="Times New Roman" w:hAnsi="Times New Roman" w:cs="Times New Roman"/>
          <w:bCs/>
          <w:sz w:val="24"/>
          <w:szCs w:val="24"/>
        </w:rPr>
      </w:pPr>
    </w:p>
    <w:p w14:paraId="1FD73294" w14:textId="1E023282" w:rsidR="002C78DF" w:rsidRDefault="002C78DF" w:rsidP="00353390">
      <w:pPr>
        <w:pStyle w:val="ListParagraph"/>
        <w:spacing w:after="0" w:line="480" w:lineRule="auto"/>
        <w:ind w:left="0"/>
        <w:jc w:val="both"/>
        <w:rPr>
          <w:rFonts w:ascii="Times New Roman" w:hAnsi="Times New Roman" w:cs="Times New Roman"/>
          <w:bCs/>
          <w:sz w:val="24"/>
          <w:szCs w:val="24"/>
        </w:rPr>
      </w:pPr>
    </w:p>
    <w:p w14:paraId="55586BBC" w14:textId="47775A6C" w:rsidR="002C78DF" w:rsidRDefault="002C78DF" w:rsidP="00353390">
      <w:pPr>
        <w:pStyle w:val="ListParagraph"/>
        <w:spacing w:after="0" w:line="480" w:lineRule="auto"/>
        <w:ind w:left="0"/>
        <w:jc w:val="both"/>
        <w:rPr>
          <w:rFonts w:ascii="Times New Roman" w:hAnsi="Times New Roman" w:cs="Times New Roman"/>
          <w:bCs/>
          <w:sz w:val="24"/>
          <w:szCs w:val="24"/>
        </w:rPr>
      </w:pPr>
    </w:p>
    <w:p w14:paraId="48D4B89A" w14:textId="77777777" w:rsidR="002C78DF" w:rsidRDefault="002C78DF" w:rsidP="00353390">
      <w:pPr>
        <w:pStyle w:val="ListParagraph"/>
        <w:spacing w:after="0" w:line="480" w:lineRule="auto"/>
        <w:ind w:left="0"/>
        <w:jc w:val="both"/>
        <w:rPr>
          <w:rFonts w:ascii="Times New Roman" w:hAnsi="Times New Roman" w:cs="Times New Roman"/>
          <w:bCs/>
          <w:sz w:val="24"/>
          <w:szCs w:val="24"/>
        </w:rPr>
      </w:pPr>
    </w:p>
    <w:p w14:paraId="567ADA04" w14:textId="3EB3B1EF" w:rsidR="00A86147" w:rsidRDefault="00A33860" w:rsidP="00A8614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Work this week:</w:t>
      </w:r>
    </w:p>
    <w:p w14:paraId="0EBE0587" w14:textId="7CC2D9D8" w:rsidR="00A33860" w:rsidRDefault="00A33860" w:rsidP="00A8614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Organize data for upload and data access (with code</w:t>
      </w:r>
      <w:r w:rsidR="00F775AB">
        <w:rPr>
          <w:rFonts w:ascii="Times New Roman" w:hAnsi="Times New Roman" w:cs="Times New Roman"/>
          <w:bCs/>
          <w:sz w:val="24"/>
          <w:szCs w:val="24"/>
        </w:rPr>
        <w:t xml:space="preserve"> for figures and analysis</w:t>
      </w:r>
      <w:r>
        <w:rPr>
          <w:rFonts w:ascii="Times New Roman" w:hAnsi="Times New Roman" w:cs="Times New Roman"/>
          <w:bCs/>
          <w:sz w:val="24"/>
          <w:szCs w:val="24"/>
        </w:rPr>
        <w:t xml:space="preserve">) on </w:t>
      </w:r>
      <w:proofErr w:type="spellStart"/>
      <w:r>
        <w:rPr>
          <w:rFonts w:ascii="Times New Roman" w:hAnsi="Times New Roman" w:cs="Times New Roman"/>
          <w:bCs/>
          <w:sz w:val="24"/>
          <w:szCs w:val="24"/>
        </w:rPr>
        <w:t>github</w:t>
      </w:r>
      <w:proofErr w:type="spellEnd"/>
    </w:p>
    <w:p w14:paraId="6A4375CE" w14:textId="6791D9A0" w:rsidR="00A33860" w:rsidRPr="00A33860" w:rsidRDefault="002C78DF" w:rsidP="00A33860">
      <w:pPr>
        <w:pStyle w:val="ListParagraph"/>
        <w:numPr>
          <w:ilvl w:val="0"/>
          <w:numId w:val="7"/>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All experimental IMTs</w:t>
      </w:r>
      <w:r w:rsidR="00686BB1">
        <w:rPr>
          <w:rFonts w:ascii="Times New Roman" w:hAnsi="Times New Roman" w:cs="Times New Roman"/>
          <w:bCs/>
          <w:sz w:val="24"/>
          <w:szCs w:val="24"/>
        </w:rPr>
        <w:t>, Western data, background modeling work</w:t>
      </w:r>
    </w:p>
    <w:p w14:paraId="73C3531D" w14:textId="77777777" w:rsidR="00686BB1" w:rsidRPr="00686BB1" w:rsidRDefault="00686BB1" w:rsidP="00B704F1">
      <w:pPr>
        <w:pStyle w:val="ListParagraph"/>
        <w:numPr>
          <w:ilvl w:val="0"/>
          <w:numId w:val="7"/>
        </w:numPr>
        <w:spacing w:after="0" w:line="480" w:lineRule="auto"/>
        <w:jc w:val="both"/>
        <w:rPr>
          <w:rFonts w:ascii="Times New Roman" w:hAnsi="Times New Roman" w:cs="Times New Roman"/>
          <w:bCs/>
          <w:sz w:val="24"/>
          <w:szCs w:val="24"/>
        </w:rPr>
      </w:pPr>
    </w:p>
    <w:p w14:paraId="7B30C590" w14:textId="3EACA051" w:rsidR="00FE724C" w:rsidRDefault="00D53E24" w:rsidP="00B704F1">
      <w:pPr>
        <w:pStyle w:val="ListParagraph"/>
        <w:numPr>
          <w:ilvl w:val="0"/>
          <w:numId w:val="7"/>
        </w:numPr>
        <w:spacing w:after="0" w:line="480"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703296" behindDoc="0" locked="0" layoutInCell="1" allowOverlap="1" wp14:anchorId="34E1E6D5" wp14:editId="66F13908">
                <wp:simplePos x="0" y="0"/>
                <wp:positionH relativeFrom="column">
                  <wp:posOffset>4695825</wp:posOffset>
                </wp:positionH>
                <wp:positionV relativeFrom="paragraph">
                  <wp:posOffset>1577340</wp:posOffset>
                </wp:positionV>
                <wp:extent cx="1085850" cy="2667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085850" cy="266700"/>
                        </a:xfrm>
                        <a:prstGeom prst="rect">
                          <a:avLst/>
                        </a:prstGeom>
                        <a:noFill/>
                        <a:ln w="6350">
                          <a:noFill/>
                        </a:ln>
                      </wps:spPr>
                      <wps:txbx>
                        <w:txbxContent>
                          <w:p w14:paraId="48F02744" w14:textId="23F67619" w:rsidR="00302D6B" w:rsidRPr="00D53E24" w:rsidRDefault="00302D6B" w:rsidP="00D53E24">
                            <w:pPr>
                              <w:rPr>
                                <w:color w:val="C00000"/>
                              </w:rPr>
                            </w:pPr>
                            <w:r w:rsidRPr="00D53E24">
                              <w:rPr>
                                <w:color w:val="C00000"/>
                              </w:rPr>
                              <w:t>1.52e-09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1E6D5" id="_x0000_t202" coordsize="21600,21600" o:spt="202" path="m,l,21600r21600,l21600,xe">
                <v:stroke joinstyle="miter"/>
                <v:path gradientshapeok="t" o:connecttype="rect"/>
              </v:shapetype>
              <v:shape id="Text Box 11" o:spid="_x0000_s1026" type="#_x0000_t202" style="position:absolute;left:0;text-align:left;margin-left:369.75pt;margin-top:124.2pt;width:85.5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" filled="f" stroked="f" strokeweight=".5pt">
                <v:textbox>
                  <w:txbxContent>
                    <w:p w14:paraId="48F02744" w14:textId="23F67619" w:rsidR="00302D6B" w:rsidRPr="00D53E24" w:rsidRDefault="00302D6B" w:rsidP="00D53E24">
                      <w:pPr>
                        <w:rPr>
                          <w:color w:val="C00000"/>
                        </w:rPr>
                      </w:pPr>
                      <w:r w:rsidRPr="00D53E24">
                        <w:rPr>
                          <w:color w:val="C00000"/>
                        </w:rPr>
                        <w:t>1.52e-09</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1EAF0C21" wp14:editId="52DC2A9A">
                <wp:simplePos x="0" y="0"/>
                <wp:positionH relativeFrom="column">
                  <wp:posOffset>4324350</wp:posOffset>
                </wp:positionH>
                <wp:positionV relativeFrom="paragraph">
                  <wp:posOffset>1148715</wp:posOffset>
                </wp:positionV>
                <wp:extent cx="1085850" cy="25717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085850" cy="257175"/>
                        </a:xfrm>
                        <a:prstGeom prst="rect">
                          <a:avLst/>
                        </a:prstGeom>
                        <a:noFill/>
                        <a:ln w="6350">
                          <a:noFill/>
                        </a:ln>
                      </wps:spPr>
                      <wps:txbx>
                        <w:txbxContent>
                          <w:p w14:paraId="61731494" w14:textId="49A73B18" w:rsidR="00302D6B" w:rsidRPr="00D53E24" w:rsidRDefault="00302D6B">
                            <w:pPr>
                              <w:rPr>
                                <w:color w:val="0070C0"/>
                              </w:rPr>
                            </w:pPr>
                            <w:r w:rsidRPr="00D53E24">
                              <w:rPr>
                                <w:color w:val="0070C0"/>
                              </w:rPr>
                              <w:t>7.48e-28</w:t>
                            </w:r>
                          </w:p>
                          <w:p w14:paraId="25829FDA" w14:textId="32B017DF" w:rsidR="00302D6B" w:rsidRDefault="00302D6B" w:rsidP="00D53E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F0C21" id="Text Box 10" o:spid="_x0000_s1027" type="#_x0000_t202" style="position:absolute;left:0;text-align:left;margin-left:340.5pt;margin-top:90.45pt;width:85.5pt;height:20.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" filled="f" stroked="f" strokeweight=".5pt">
                <v:textbox>
                  <w:txbxContent>
                    <w:p w14:paraId="61731494" w14:textId="49A73B18" w:rsidR="00302D6B" w:rsidRPr="00D53E24" w:rsidRDefault="00302D6B">
                      <w:pPr>
                        <w:rPr>
                          <w:color w:val="0070C0"/>
                        </w:rPr>
                      </w:pPr>
                      <w:r w:rsidRPr="00D53E24">
                        <w:rPr>
                          <w:color w:val="0070C0"/>
                        </w:rPr>
                        <w:t>7.48e-28</w:t>
                      </w:r>
                    </w:p>
                    <w:p w14:paraId="25829FDA" w14:textId="32B017DF" w:rsidR="00302D6B" w:rsidRDefault="00302D6B" w:rsidP="00D53E24"/>
                  </w:txbxContent>
                </v:textbox>
              </v:shape>
            </w:pict>
          </mc:Fallback>
        </mc:AlternateContent>
      </w:r>
      <w:r w:rsidR="00B704F1">
        <w:rPr>
          <w:noProof/>
        </w:rPr>
        <w:drawing>
          <wp:anchor distT="0" distB="0" distL="114300" distR="114300" simplePos="0" relativeHeight="251697152" behindDoc="0" locked="0" layoutInCell="1" allowOverlap="1" wp14:anchorId="3FC744A8" wp14:editId="59DAF8D8">
            <wp:simplePos x="0" y="0"/>
            <wp:positionH relativeFrom="margin">
              <wp:posOffset>3533775</wp:posOffset>
            </wp:positionH>
            <wp:positionV relativeFrom="paragraph">
              <wp:posOffset>548640</wp:posOffset>
            </wp:positionV>
            <wp:extent cx="2881630" cy="1847850"/>
            <wp:effectExtent l="0" t="0" r="0" b="0"/>
            <wp:wrapTopAndBottom/>
            <wp:docPr id="8297" name="Picture 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 name="Picture 8297"/>
                    <pic:cNvPicPr>
                      <a:picLocks noChangeAspect="1"/>
                    </pic:cNvPicPr>
                  </pic:nvPicPr>
                  <pic:blipFill rotWithShape="1">
                    <a:blip r:embed="rId12">
                      <a:extLst>
                        <a:ext uri="{28A0092B-C50C-407E-A947-70E740481C1C}">
                          <a14:useLocalDpi xmlns:a14="http://schemas.microsoft.com/office/drawing/2010/main" val="0"/>
                        </a:ext>
                      </a:extLst>
                    </a:blip>
                    <a:srcRect l="10880" t="51066" r="45600"/>
                    <a:stretch/>
                  </pic:blipFill>
                  <pic:spPr bwMode="auto">
                    <a:xfrm>
                      <a:off x="0" y="0"/>
                      <a:ext cx="2881630" cy="184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04F1" w:rsidRPr="00B704F1">
        <w:rPr>
          <w:rFonts w:ascii="Times New Roman" w:hAnsi="Times New Roman" w:cs="Times New Roman"/>
          <w:bCs/>
          <w:noProof/>
          <w:sz w:val="24"/>
          <w:szCs w:val="24"/>
        </w:rPr>
        <w:drawing>
          <wp:anchor distT="0" distB="0" distL="114300" distR="114300" simplePos="0" relativeHeight="251700224" behindDoc="0" locked="0" layoutInCell="1" allowOverlap="1" wp14:anchorId="0595B1D3" wp14:editId="42207E0E">
            <wp:simplePos x="0" y="0"/>
            <wp:positionH relativeFrom="column">
              <wp:posOffset>3381375</wp:posOffset>
            </wp:positionH>
            <wp:positionV relativeFrom="paragraph">
              <wp:posOffset>3444240</wp:posOffset>
            </wp:positionV>
            <wp:extent cx="3228975" cy="978535"/>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28975" cy="978535"/>
                    </a:xfrm>
                    <a:prstGeom prst="rect">
                      <a:avLst/>
                    </a:prstGeom>
                  </pic:spPr>
                </pic:pic>
              </a:graphicData>
            </a:graphic>
            <wp14:sizeRelH relativeFrom="margin">
              <wp14:pctWidth>0</wp14:pctWidth>
            </wp14:sizeRelH>
            <wp14:sizeRelV relativeFrom="margin">
              <wp14:pctHeight>0</wp14:pctHeight>
            </wp14:sizeRelV>
          </wp:anchor>
        </w:drawing>
      </w:r>
      <w:r w:rsidR="00B704F1">
        <w:rPr>
          <w:rFonts w:ascii="Times New Roman" w:hAnsi="Times New Roman" w:cs="Times New Roman"/>
          <w:noProof/>
          <w:sz w:val="24"/>
          <w:szCs w:val="24"/>
        </w:rPr>
        <w:drawing>
          <wp:anchor distT="0" distB="0" distL="114300" distR="114300" simplePos="0" relativeHeight="251699200" behindDoc="0" locked="0" layoutInCell="1" allowOverlap="1" wp14:anchorId="3537DC0D" wp14:editId="2BCA68A8">
            <wp:simplePos x="0" y="0"/>
            <wp:positionH relativeFrom="margin">
              <wp:posOffset>466725</wp:posOffset>
            </wp:positionH>
            <wp:positionV relativeFrom="paragraph">
              <wp:posOffset>2948940</wp:posOffset>
            </wp:positionV>
            <wp:extent cx="2609850" cy="208343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3865" t="68149" r="52008"/>
                    <a:stretch/>
                  </pic:blipFill>
                  <pic:spPr bwMode="auto">
                    <a:xfrm>
                      <a:off x="0" y="0"/>
                      <a:ext cx="2609850" cy="20834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04F1">
        <w:rPr>
          <w:noProof/>
        </w:rPr>
        <w:drawing>
          <wp:anchor distT="0" distB="0" distL="114300" distR="114300" simplePos="0" relativeHeight="251695104" behindDoc="0" locked="0" layoutInCell="1" allowOverlap="1" wp14:anchorId="2938512E" wp14:editId="164DEBC4">
            <wp:simplePos x="0" y="0"/>
            <wp:positionH relativeFrom="column">
              <wp:posOffset>171450</wp:posOffset>
            </wp:positionH>
            <wp:positionV relativeFrom="paragraph">
              <wp:posOffset>367665</wp:posOffset>
            </wp:positionV>
            <wp:extent cx="2962275" cy="2435225"/>
            <wp:effectExtent l="0" t="0" r="9525" b="3175"/>
            <wp:wrapTopAndBottom/>
            <wp:docPr id="8306" name="Picture 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 name="Picture 8306"/>
                    <pic:cNvPicPr>
                      <a:picLocks noChangeAspect="1"/>
                    </pic:cNvPicPr>
                  </pic:nvPicPr>
                  <pic:blipFill rotWithShape="1">
                    <a:blip r:embed="rId15">
                      <a:extLst>
                        <a:ext uri="{28A0092B-C50C-407E-A947-70E740481C1C}">
                          <a14:useLocalDpi xmlns:a14="http://schemas.microsoft.com/office/drawing/2010/main" val="0"/>
                        </a:ext>
                      </a:extLst>
                    </a:blip>
                    <a:srcRect t="1606" r="48838" b="2208"/>
                    <a:stretch/>
                  </pic:blipFill>
                  <pic:spPr bwMode="auto">
                    <a:xfrm>
                      <a:off x="0" y="0"/>
                      <a:ext cx="2962275" cy="2435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86BB1">
        <w:rPr>
          <w:rFonts w:ascii="Times New Roman" w:hAnsi="Times New Roman" w:cs="Times New Roman"/>
          <w:bCs/>
          <w:sz w:val="24"/>
          <w:szCs w:val="24"/>
        </w:rPr>
        <w:t>Examine fits:</w:t>
      </w:r>
    </w:p>
    <w:p w14:paraId="030B77D3" w14:textId="1AA2FBE7" w:rsidR="00686BB1" w:rsidRPr="00B704F1" w:rsidRDefault="00686BB1" w:rsidP="00B704F1">
      <w:pPr>
        <w:pStyle w:val="ListParagraph"/>
        <w:numPr>
          <w:ilvl w:val="0"/>
          <w:numId w:val="7"/>
        </w:num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Examine Rb-E2F components</w:t>
      </w:r>
    </w:p>
    <w:p w14:paraId="774CF157" w14:textId="5162A2D0" w:rsidR="00B704F1" w:rsidRDefault="00B704F1" w:rsidP="00A86147">
      <w:pPr>
        <w:spacing w:after="0" w:line="480" w:lineRule="auto"/>
        <w:jc w:val="both"/>
        <w:rPr>
          <w:rFonts w:ascii="Times New Roman" w:hAnsi="Times New Roman" w:cs="Times New Roman"/>
          <w:bCs/>
          <w:sz w:val="24"/>
          <w:szCs w:val="24"/>
        </w:rPr>
      </w:pPr>
    </w:p>
    <w:p w14:paraId="496CAA16" w14:textId="77777777" w:rsidR="00686BB1" w:rsidRDefault="00686BB1" w:rsidP="00A86147">
      <w:pPr>
        <w:spacing w:after="0" w:line="480" w:lineRule="auto"/>
        <w:jc w:val="both"/>
        <w:rPr>
          <w:rFonts w:ascii="Times New Roman" w:hAnsi="Times New Roman" w:cs="Times New Roman"/>
          <w:bCs/>
          <w:sz w:val="24"/>
          <w:szCs w:val="24"/>
        </w:rPr>
      </w:pPr>
    </w:p>
    <w:p w14:paraId="16515E87" w14:textId="77777777" w:rsidR="00686BB1" w:rsidRDefault="00686BB1" w:rsidP="00A86147">
      <w:pPr>
        <w:spacing w:after="0" w:line="480" w:lineRule="auto"/>
        <w:jc w:val="both"/>
        <w:rPr>
          <w:rFonts w:ascii="Times New Roman" w:hAnsi="Times New Roman" w:cs="Times New Roman"/>
          <w:bCs/>
          <w:sz w:val="24"/>
          <w:szCs w:val="24"/>
        </w:rPr>
      </w:pPr>
    </w:p>
    <w:p w14:paraId="22899ACB" w14:textId="77777777" w:rsidR="00686BB1" w:rsidRDefault="00686BB1" w:rsidP="00A86147">
      <w:pPr>
        <w:spacing w:after="0" w:line="480" w:lineRule="auto"/>
        <w:jc w:val="both"/>
        <w:rPr>
          <w:rFonts w:ascii="Times New Roman" w:hAnsi="Times New Roman" w:cs="Times New Roman"/>
          <w:bCs/>
          <w:sz w:val="24"/>
          <w:szCs w:val="24"/>
        </w:rPr>
      </w:pPr>
    </w:p>
    <w:p w14:paraId="09E9D963" w14:textId="77777777" w:rsidR="00686BB1" w:rsidRDefault="00686BB1" w:rsidP="00A86147">
      <w:pPr>
        <w:spacing w:after="0" w:line="480" w:lineRule="auto"/>
        <w:jc w:val="both"/>
        <w:rPr>
          <w:rFonts w:ascii="Times New Roman" w:hAnsi="Times New Roman" w:cs="Times New Roman"/>
          <w:bCs/>
          <w:sz w:val="24"/>
          <w:szCs w:val="24"/>
        </w:rPr>
      </w:pPr>
    </w:p>
    <w:p w14:paraId="4EA3F2B7" w14:textId="1E797353" w:rsidR="00686BB1" w:rsidRDefault="00686BB1" w:rsidP="00A86147">
      <w:pPr>
        <w:spacing w:after="0" w:line="480" w:lineRule="auto"/>
        <w:jc w:val="both"/>
        <w:rPr>
          <w:rFonts w:ascii="Times New Roman" w:hAnsi="Times New Roman" w:cs="Times New Roman"/>
          <w:bCs/>
          <w:sz w:val="24"/>
          <w:szCs w:val="24"/>
        </w:rPr>
      </w:pPr>
      <w:r>
        <w:rPr>
          <w:rFonts w:ascii="Times New Roman" w:hAnsi="Times New Roman" w:cs="Times New Roman"/>
          <w:noProof/>
          <w:sz w:val="24"/>
          <w:szCs w:val="24"/>
        </w:rPr>
        <w:drawing>
          <wp:anchor distT="0" distB="0" distL="114300" distR="114300" simplePos="0" relativeHeight="251705344" behindDoc="0" locked="0" layoutInCell="1" allowOverlap="1" wp14:anchorId="6C13C296" wp14:editId="61970E51">
            <wp:simplePos x="0" y="0"/>
            <wp:positionH relativeFrom="margin">
              <wp:posOffset>1057275</wp:posOffset>
            </wp:positionH>
            <wp:positionV relativeFrom="paragraph">
              <wp:posOffset>304800</wp:posOffset>
            </wp:positionV>
            <wp:extent cx="4962525" cy="311912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b="38545"/>
                    <a:stretch/>
                  </pic:blipFill>
                  <pic:spPr bwMode="auto">
                    <a:xfrm>
                      <a:off x="0" y="0"/>
                      <a:ext cx="4962525" cy="3119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BE9EA4" w14:textId="639677A9" w:rsidR="00A86147" w:rsidRDefault="00A86147" w:rsidP="00A8614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Sections:</w:t>
      </w:r>
    </w:p>
    <w:p w14:paraId="537F066E" w14:textId="357BCF93" w:rsidR="00A86147" w:rsidRDefault="00A86147" w:rsidP="00A8614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Abstract</w:t>
      </w:r>
    </w:p>
    <w:p w14:paraId="7A8899D2" w14:textId="29CD1D99" w:rsidR="00A86147" w:rsidRDefault="00A86147" w:rsidP="00A8614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Introduction</w:t>
      </w:r>
    </w:p>
    <w:p w14:paraId="602EDA25" w14:textId="0B79FEE0" w:rsidR="009B6264" w:rsidRDefault="009B6264" w:rsidP="00A8614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Methods</w:t>
      </w:r>
    </w:p>
    <w:p w14:paraId="282D6583" w14:textId="4BA73F43" w:rsidR="001957DD" w:rsidRDefault="001957DD" w:rsidP="001957DD">
      <w:pPr>
        <w:pStyle w:val="ListParagraph"/>
        <w:numPr>
          <w:ilvl w:val="0"/>
          <w:numId w:val="5"/>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A molecular model linking apoptosis, cell cycle, and the Rb-E2F switch</w:t>
      </w:r>
    </w:p>
    <w:p w14:paraId="261168B6" w14:textId="41BF9906" w:rsidR="00A86147" w:rsidRDefault="00A86147" w:rsidP="00A86147">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Results</w:t>
      </w:r>
    </w:p>
    <w:p w14:paraId="6E5E5923" w14:textId="40BB79A8" w:rsidR="00A86147" w:rsidRDefault="00ED253B" w:rsidP="00ED253B">
      <w:pPr>
        <w:pStyle w:val="ListParagraph"/>
        <w:numPr>
          <w:ilvl w:val="0"/>
          <w:numId w:val="5"/>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Experimental: </w:t>
      </w:r>
      <w:bookmarkStart w:id="2" w:name="_Hlk59522553"/>
      <w:r w:rsidRPr="00ED253B">
        <w:rPr>
          <w:rFonts w:ascii="Times New Roman" w:hAnsi="Times New Roman" w:cs="Times New Roman"/>
          <w:bCs/>
          <w:sz w:val="24"/>
          <w:szCs w:val="24"/>
        </w:rPr>
        <w:t>Increased stiffness results in increased mitotic rate, decreased apoptosis rate, and decreased quiescence rate in lung cancer cells.</w:t>
      </w:r>
      <w:r w:rsidR="00F1273F">
        <w:rPr>
          <w:rFonts w:ascii="Times New Roman" w:hAnsi="Times New Roman" w:cs="Times New Roman"/>
          <w:bCs/>
          <w:sz w:val="24"/>
          <w:szCs w:val="24"/>
        </w:rPr>
        <w:t xml:space="preserve"> </w:t>
      </w:r>
    </w:p>
    <w:p w14:paraId="767B7041" w14:textId="77777777" w:rsidR="00B704F1" w:rsidRPr="00B704F1" w:rsidRDefault="00B704F1" w:rsidP="00ED253B">
      <w:pPr>
        <w:pStyle w:val="ListParagraph"/>
        <w:numPr>
          <w:ilvl w:val="0"/>
          <w:numId w:val="5"/>
        </w:numPr>
        <w:spacing w:after="0" w:line="480" w:lineRule="auto"/>
        <w:ind w:left="360"/>
        <w:jc w:val="both"/>
        <w:rPr>
          <w:rFonts w:ascii="Times New Roman" w:hAnsi="Times New Roman" w:cs="Times New Roman"/>
          <w:bCs/>
          <w:sz w:val="24"/>
          <w:szCs w:val="24"/>
        </w:rPr>
      </w:pPr>
      <w:bookmarkStart w:id="3" w:name="_Hlk63758232"/>
      <w:bookmarkEnd w:id="2"/>
    </w:p>
    <w:p w14:paraId="5BBD2FC1" w14:textId="2E6F9817" w:rsidR="00ED253B" w:rsidRDefault="00ED253B" w:rsidP="00ED253B">
      <w:pPr>
        <w:pStyle w:val="ListParagraph"/>
        <w:numPr>
          <w:ilvl w:val="0"/>
          <w:numId w:val="5"/>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Experimental: </w:t>
      </w:r>
      <w:bookmarkStart w:id="4" w:name="_Hlk59522569"/>
      <w:r>
        <w:rPr>
          <w:rFonts w:ascii="Times New Roman" w:hAnsi="Times New Roman" w:cs="Times New Roman"/>
          <w:bCs/>
          <w:sz w:val="24"/>
          <w:szCs w:val="24"/>
        </w:rPr>
        <w:t>Increased stiffness results in increased AKT signaling, increased FAK, and no change in ERK signaling</w:t>
      </w:r>
      <w:r w:rsidR="00F1273F">
        <w:rPr>
          <w:rFonts w:ascii="Times New Roman" w:hAnsi="Times New Roman" w:cs="Times New Roman"/>
          <w:bCs/>
          <w:sz w:val="24"/>
          <w:szCs w:val="24"/>
        </w:rPr>
        <w:t>. Why? Signaling dynamics</w:t>
      </w:r>
    </w:p>
    <w:p w14:paraId="57C9ECEB" w14:textId="2E57B783" w:rsidR="00ED253B" w:rsidRDefault="00A35D7B" w:rsidP="00ED253B">
      <w:pPr>
        <w:pStyle w:val="ListParagraph"/>
        <w:numPr>
          <w:ilvl w:val="0"/>
          <w:numId w:val="5"/>
        </w:numPr>
        <w:spacing w:after="0" w:line="480" w:lineRule="auto"/>
        <w:ind w:left="360"/>
        <w:jc w:val="both"/>
        <w:rPr>
          <w:rFonts w:ascii="Times New Roman" w:hAnsi="Times New Roman" w:cs="Times New Roman"/>
          <w:bCs/>
          <w:sz w:val="24"/>
          <w:szCs w:val="24"/>
        </w:rPr>
      </w:pPr>
      <w:bookmarkStart w:id="5" w:name="_Hlk59522586"/>
      <w:bookmarkEnd w:id="3"/>
      <w:bookmarkEnd w:id="4"/>
      <w:r>
        <w:rPr>
          <w:rFonts w:ascii="Times New Roman" w:hAnsi="Times New Roman" w:cs="Times New Roman"/>
          <w:bCs/>
          <w:sz w:val="24"/>
          <w:szCs w:val="24"/>
        </w:rPr>
        <w:t>Molecular model of mitosis and apoptosis including AKT, ERK, and FAK recapitulates experimental IMT distributions and fractional proliferation rates</w:t>
      </w:r>
      <w:r w:rsidR="00F1273F">
        <w:rPr>
          <w:rFonts w:ascii="Times New Roman" w:hAnsi="Times New Roman" w:cs="Times New Roman"/>
          <w:bCs/>
          <w:sz w:val="24"/>
          <w:szCs w:val="24"/>
        </w:rPr>
        <w:t xml:space="preserve"> (include in model building, modifications to existing models, parameter fitting)</w:t>
      </w:r>
    </w:p>
    <w:p w14:paraId="7814A979" w14:textId="7646DE51" w:rsidR="00B03B67" w:rsidRDefault="00B03B67" w:rsidP="00ED253B">
      <w:pPr>
        <w:pStyle w:val="ListParagraph"/>
        <w:numPr>
          <w:ilvl w:val="0"/>
          <w:numId w:val="5"/>
        </w:numPr>
        <w:spacing w:after="0" w:line="480" w:lineRule="auto"/>
        <w:ind w:left="360"/>
        <w:jc w:val="both"/>
        <w:rPr>
          <w:rFonts w:ascii="Times New Roman" w:hAnsi="Times New Roman" w:cs="Times New Roman"/>
          <w:bCs/>
          <w:sz w:val="24"/>
          <w:szCs w:val="24"/>
        </w:rPr>
      </w:pPr>
      <w:bookmarkStart w:id="6" w:name="_Hlk59523110"/>
      <w:bookmarkEnd w:id="5"/>
      <w:r>
        <w:rPr>
          <w:rFonts w:ascii="Times New Roman" w:hAnsi="Times New Roman" w:cs="Times New Roman"/>
          <w:bCs/>
          <w:sz w:val="24"/>
          <w:szCs w:val="24"/>
        </w:rPr>
        <w:t>Computational model predicts the effects of stiffness on proliferation rate for erlotinib treated lung cancer cells</w:t>
      </w:r>
    </w:p>
    <w:bookmarkEnd w:id="6"/>
    <w:p w14:paraId="0CD7128E" w14:textId="3E69968D" w:rsidR="006B32A1" w:rsidRPr="00B03B67" w:rsidRDefault="00F07728" w:rsidP="00B03B67">
      <w:pPr>
        <w:pStyle w:val="ListParagraph"/>
        <w:numPr>
          <w:ilvl w:val="0"/>
          <w:numId w:val="5"/>
        </w:numPr>
        <w:spacing w:after="0" w:line="480" w:lineRule="auto"/>
        <w:ind w:left="360"/>
        <w:jc w:val="both"/>
        <w:rPr>
          <w:rFonts w:ascii="Times New Roman" w:hAnsi="Times New Roman" w:cs="Times New Roman"/>
          <w:bCs/>
          <w:sz w:val="24"/>
          <w:szCs w:val="24"/>
        </w:rPr>
      </w:pPr>
      <w:r>
        <w:rPr>
          <w:rFonts w:ascii="Times New Roman" w:hAnsi="Times New Roman" w:cs="Times New Roman"/>
          <w:bCs/>
          <w:sz w:val="24"/>
          <w:szCs w:val="24"/>
        </w:rPr>
        <w:t>Cell cycle length is not the result of one specific driver (</w:t>
      </w:r>
      <w:proofErr w:type="gramStart"/>
      <w:r>
        <w:rPr>
          <w:rFonts w:ascii="Times New Roman" w:hAnsi="Times New Roman" w:cs="Times New Roman"/>
          <w:bCs/>
          <w:sz w:val="24"/>
          <w:szCs w:val="24"/>
        </w:rPr>
        <w:t>e.g.</w:t>
      </w:r>
      <w:proofErr w:type="gramEnd"/>
      <w:r>
        <w:rPr>
          <w:rFonts w:ascii="Times New Roman" w:hAnsi="Times New Roman" w:cs="Times New Roman"/>
          <w:bCs/>
          <w:sz w:val="24"/>
          <w:szCs w:val="24"/>
        </w:rPr>
        <w:t xml:space="preserve"> CycE) using correlation of IMT and single protein signaling level</w:t>
      </w:r>
      <w:r w:rsidR="005B0F9E">
        <w:rPr>
          <w:rFonts w:ascii="Times New Roman" w:hAnsi="Times New Roman" w:cs="Times New Roman"/>
          <w:bCs/>
          <w:sz w:val="24"/>
          <w:szCs w:val="24"/>
        </w:rPr>
        <w:t xml:space="preserve"> at mitosis</w:t>
      </w:r>
    </w:p>
    <w:p w14:paraId="073891AE" w14:textId="77777777" w:rsidR="00745499" w:rsidRPr="00745499" w:rsidRDefault="00745499" w:rsidP="00745499">
      <w:pPr>
        <w:pStyle w:val="ListParagraph"/>
        <w:numPr>
          <w:ilvl w:val="1"/>
          <w:numId w:val="5"/>
        </w:numPr>
        <w:spacing w:after="0" w:line="480" w:lineRule="auto"/>
        <w:ind w:left="1080"/>
        <w:jc w:val="both"/>
        <w:rPr>
          <w:rFonts w:ascii="Times New Roman" w:hAnsi="Times New Roman" w:cs="Times New Roman"/>
          <w:bCs/>
          <w:sz w:val="24"/>
          <w:szCs w:val="24"/>
        </w:rPr>
      </w:pPr>
      <w:r w:rsidRPr="00745499">
        <w:rPr>
          <w:rFonts w:ascii="Times New Roman" w:hAnsi="Times New Roman" w:cs="Times New Roman"/>
          <w:bCs/>
          <w:sz w:val="24"/>
          <w:szCs w:val="24"/>
        </w:rPr>
        <w:t>Increased Rb, decreased E2F, decreased CycE signaling 5 hours before mitosis predicts increased G1 time in daughter cells</w:t>
      </w:r>
    </w:p>
    <w:p w14:paraId="613A61AC" w14:textId="750AB707" w:rsidR="008B0B17" w:rsidRDefault="00745499" w:rsidP="008B0B17">
      <w:pPr>
        <w:pStyle w:val="ListParagraph"/>
        <w:numPr>
          <w:ilvl w:val="1"/>
          <w:numId w:val="5"/>
        </w:numPr>
        <w:spacing w:after="0" w:line="480" w:lineRule="auto"/>
        <w:ind w:left="1080"/>
        <w:jc w:val="both"/>
        <w:rPr>
          <w:rFonts w:ascii="Times New Roman" w:hAnsi="Times New Roman" w:cs="Times New Roman"/>
          <w:bCs/>
          <w:sz w:val="24"/>
          <w:szCs w:val="24"/>
        </w:rPr>
      </w:pPr>
      <w:r w:rsidRPr="00745499">
        <w:rPr>
          <w:rFonts w:ascii="Times New Roman" w:hAnsi="Times New Roman" w:cs="Times New Roman"/>
          <w:bCs/>
          <w:sz w:val="24"/>
          <w:szCs w:val="24"/>
        </w:rPr>
        <w:t>Knocking out p21 results in decreased IMT, specifically G1 time, with no variation in G2-S-M.</w:t>
      </w:r>
    </w:p>
    <w:p w14:paraId="371C6FFF" w14:textId="77777777" w:rsidR="008B0B17" w:rsidRPr="008B0B17" w:rsidRDefault="008B0B17" w:rsidP="008B0B17">
      <w:pPr>
        <w:pStyle w:val="ListParagraph"/>
        <w:numPr>
          <w:ilvl w:val="0"/>
          <w:numId w:val="5"/>
        </w:numPr>
        <w:spacing w:after="0" w:line="480" w:lineRule="auto"/>
        <w:ind w:left="360"/>
        <w:jc w:val="both"/>
        <w:rPr>
          <w:rFonts w:ascii="Times New Roman" w:hAnsi="Times New Roman" w:cs="Times New Roman"/>
          <w:bCs/>
          <w:sz w:val="24"/>
          <w:szCs w:val="24"/>
        </w:rPr>
      </w:pPr>
    </w:p>
    <w:p w14:paraId="624785E0" w14:textId="540C2E9D" w:rsidR="00A35D7B" w:rsidRDefault="00A35D7B" w:rsidP="009B6264">
      <w:pPr>
        <w:spacing w:after="0" w:line="480" w:lineRule="auto"/>
        <w:jc w:val="both"/>
        <w:rPr>
          <w:rFonts w:ascii="Times New Roman" w:hAnsi="Times New Roman" w:cs="Times New Roman"/>
          <w:bCs/>
          <w:sz w:val="24"/>
          <w:szCs w:val="24"/>
        </w:rPr>
      </w:pPr>
    </w:p>
    <w:p w14:paraId="72652508" w14:textId="571743C6" w:rsidR="009B6264" w:rsidRPr="009B6264" w:rsidRDefault="009B6264" w:rsidP="009B6264">
      <w:pPr>
        <w:spacing w:after="0" w:line="480" w:lineRule="auto"/>
        <w:jc w:val="both"/>
        <w:rPr>
          <w:rFonts w:ascii="Times New Roman" w:hAnsi="Times New Roman" w:cs="Times New Roman"/>
          <w:bCs/>
          <w:sz w:val="24"/>
          <w:szCs w:val="24"/>
        </w:rPr>
      </w:pPr>
    </w:p>
    <w:p w14:paraId="73DA48BA" w14:textId="77777777" w:rsidR="00B603D7" w:rsidRPr="005F5A8E" w:rsidRDefault="00686E01" w:rsidP="005F5A8E">
      <w:pPr>
        <w:spacing w:after="0" w:line="480" w:lineRule="auto"/>
        <w:jc w:val="both"/>
        <w:rPr>
          <w:rFonts w:ascii="Times New Roman" w:hAnsi="Times New Roman" w:cs="Times New Roman"/>
          <w:b/>
          <w:sz w:val="28"/>
          <w:szCs w:val="28"/>
        </w:rPr>
      </w:pPr>
      <w:r w:rsidRPr="005F5A8E">
        <w:rPr>
          <w:rFonts w:ascii="Times New Roman" w:hAnsi="Times New Roman" w:cs="Times New Roman"/>
          <w:b/>
          <w:sz w:val="28"/>
          <w:szCs w:val="28"/>
        </w:rPr>
        <w:t>Introduction</w:t>
      </w:r>
    </w:p>
    <w:p w14:paraId="66885380" w14:textId="1E31E55C" w:rsidR="005F5A8E" w:rsidRDefault="005F5A8E" w:rsidP="005F5A8E">
      <w:pPr>
        <w:spacing w:after="0" w:line="480" w:lineRule="auto"/>
        <w:jc w:val="both"/>
        <w:rPr>
          <w:rFonts w:ascii="Times New Roman" w:hAnsi="Times New Roman" w:cs="Times New Roman"/>
          <w:sz w:val="24"/>
          <w:szCs w:val="24"/>
        </w:rPr>
      </w:pPr>
    </w:p>
    <w:p w14:paraId="7B38B709" w14:textId="46024AF9" w:rsidR="00302D6B" w:rsidRDefault="00302D6B" w:rsidP="00302D6B">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Tumor recurrence remains a major hurdle</w:t>
      </w:r>
    </w:p>
    <w:p w14:paraId="1824EF33" w14:textId="3ECD5F3C" w:rsidR="00686E01" w:rsidRDefault="00ED260F" w:rsidP="005F5A8E">
      <w:pPr>
        <w:spacing w:after="0" w:line="480" w:lineRule="auto"/>
        <w:ind w:firstLine="360"/>
        <w:jc w:val="both"/>
        <w:rPr>
          <w:rFonts w:ascii="Times New Roman" w:hAnsi="Times New Roman" w:cs="Times New Roman"/>
          <w:sz w:val="24"/>
          <w:szCs w:val="24"/>
        </w:rPr>
      </w:pPr>
      <w:bookmarkStart w:id="7" w:name="_Hlk59495010"/>
      <w:r w:rsidRPr="00ED260F">
        <w:rPr>
          <w:rFonts w:ascii="Times New Roman" w:hAnsi="Times New Roman" w:cs="Times New Roman"/>
          <w:sz w:val="24"/>
          <w:szCs w:val="24"/>
        </w:rPr>
        <w:t xml:space="preserve">How cells interpret their chemical and mechanical environments to make </w:t>
      </w:r>
      <w:r w:rsidR="00686E01">
        <w:rPr>
          <w:rFonts w:ascii="Times New Roman" w:hAnsi="Times New Roman" w:cs="Times New Roman"/>
          <w:sz w:val="24"/>
          <w:szCs w:val="24"/>
        </w:rPr>
        <w:t xml:space="preserve">fate </w:t>
      </w:r>
      <w:r w:rsidRPr="00ED260F">
        <w:rPr>
          <w:rFonts w:ascii="Times New Roman" w:hAnsi="Times New Roman" w:cs="Times New Roman"/>
          <w:sz w:val="24"/>
          <w:szCs w:val="24"/>
        </w:rPr>
        <w:t xml:space="preserve">decisions remains an open question at the </w:t>
      </w:r>
      <w:r w:rsidR="006134D0">
        <w:rPr>
          <w:rFonts w:ascii="Times New Roman" w:hAnsi="Times New Roman" w:cs="Times New Roman"/>
          <w:sz w:val="24"/>
          <w:szCs w:val="24"/>
        </w:rPr>
        <w:t>interface</w:t>
      </w:r>
      <w:r w:rsidR="006134D0" w:rsidRPr="00ED260F">
        <w:rPr>
          <w:rFonts w:ascii="Times New Roman" w:hAnsi="Times New Roman" w:cs="Times New Roman"/>
          <w:sz w:val="24"/>
          <w:szCs w:val="24"/>
        </w:rPr>
        <w:t xml:space="preserve"> </w:t>
      </w:r>
      <w:r w:rsidRPr="00ED260F">
        <w:rPr>
          <w:rFonts w:ascii="Times New Roman" w:hAnsi="Times New Roman" w:cs="Times New Roman"/>
          <w:sz w:val="24"/>
          <w:szCs w:val="24"/>
        </w:rPr>
        <w:t xml:space="preserve">of multiple disciplines. </w:t>
      </w:r>
      <w:r w:rsidR="00DF5925">
        <w:rPr>
          <w:rFonts w:ascii="Times New Roman" w:hAnsi="Times New Roman" w:cs="Times New Roman"/>
          <w:sz w:val="24"/>
          <w:szCs w:val="24"/>
        </w:rPr>
        <w:t>Cancer</w:t>
      </w:r>
      <w:r w:rsidR="00730B8E">
        <w:rPr>
          <w:rFonts w:ascii="Times New Roman" w:hAnsi="Times New Roman" w:cs="Times New Roman"/>
          <w:sz w:val="24"/>
          <w:szCs w:val="24"/>
        </w:rPr>
        <w:t>, generally speaking, is a misappropriation of the cellular machinery responsible for those decisions.</w:t>
      </w:r>
      <w:r w:rsidR="00BA2C51">
        <w:rPr>
          <w:rFonts w:ascii="Times New Roman" w:hAnsi="Times New Roman" w:cs="Times New Roman"/>
          <w:sz w:val="24"/>
          <w:szCs w:val="24"/>
        </w:rPr>
        <w:t xml:space="preserve"> </w:t>
      </w:r>
      <w:r w:rsidR="00B603D7" w:rsidRPr="00B603D7">
        <w:rPr>
          <w:rFonts w:ascii="Times New Roman" w:hAnsi="Times New Roman" w:cs="Times New Roman"/>
          <w:sz w:val="24"/>
          <w:szCs w:val="24"/>
        </w:rPr>
        <w:t>Targeted therapy of epidermal growth factor receptor</w:t>
      </w:r>
      <w:r w:rsidR="00275773">
        <w:rPr>
          <w:rFonts w:ascii="Times New Roman" w:hAnsi="Times New Roman" w:cs="Times New Roman"/>
          <w:sz w:val="24"/>
          <w:szCs w:val="24"/>
        </w:rPr>
        <w:t xml:space="preserve"> (EGFR)</w:t>
      </w:r>
      <w:r w:rsidR="00B603D7" w:rsidRPr="00B603D7">
        <w:rPr>
          <w:rFonts w:ascii="Times New Roman" w:hAnsi="Times New Roman" w:cs="Times New Roman"/>
          <w:sz w:val="24"/>
          <w:szCs w:val="24"/>
        </w:rPr>
        <w:t xml:space="preserve"> has been a successful initial treatment for patients with </w:t>
      </w:r>
      <w:r w:rsidR="00275773">
        <w:rPr>
          <w:rFonts w:ascii="Times New Roman" w:hAnsi="Times New Roman" w:cs="Times New Roman"/>
          <w:sz w:val="24"/>
          <w:szCs w:val="24"/>
        </w:rPr>
        <w:t>NSCLC</w:t>
      </w:r>
      <w:r w:rsidR="00B603D7" w:rsidRPr="00B603D7">
        <w:rPr>
          <w:rFonts w:ascii="Times New Roman" w:hAnsi="Times New Roman" w:cs="Times New Roman"/>
          <w:sz w:val="24"/>
          <w:szCs w:val="24"/>
        </w:rPr>
        <w:t xml:space="preserve">. The disease, however, will </w:t>
      </w:r>
      <w:r w:rsidR="00BA2C51">
        <w:rPr>
          <w:rFonts w:ascii="Times New Roman" w:hAnsi="Times New Roman" w:cs="Times New Roman"/>
          <w:sz w:val="24"/>
          <w:szCs w:val="24"/>
        </w:rPr>
        <w:t>frequently</w:t>
      </w:r>
      <w:r w:rsidR="00B603D7" w:rsidRPr="00B603D7">
        <w:rPr>
          <w:rFonts w:ascii="Times New Roman" w:hAnsi="Times New Roman" w:cs="Times New Roman"/>
          <w:sz w:val="24"/>
          <w:szCs w:val="24"/>
        </w:rPr>
        <w:t xml:space="preserve"> progress as the tumors become resistant. One cause of resistance is linked to heterogeneity of cell fates in response to drug treatment. Underlying fate decision, and </w:t>
      </w:r>
      <w:r w:rsidR="00413E5C">
        <w:rPr>
          <w:rFonts w:ascii="Times New Roman" w:hAnsi="Times New Roman" w:cs="Times New Roman"/>
          <w:sz w:val="24"/>
          <w:szCs w:val="24"/>
        </w:rPr>
        <w:t>the resulting</w:t>
      </w:r>
      <w:r w:rsidR="00413E5C" w:rsidRPr="00B603D7">
        <w:rPr>
          <w:rFonts w:ascii="Times New Roman" w:hAnsi="Times New Roman" w:cs="Times New Roman"/>
          <w:sz w:val="24"/>
          <w:szCs w:val="24"/>
        </w:rPr>
        <w:t xml:space="preserve"> </w:t>
      </w:r>
      <w:r w:rsidR="00B603D7" w:rsidRPr="00B603D7">
        <w:rPr>
          <w:rFonts w:ascii="Times New Roman" w:hAnsi="Times New Roman" w:cs="Times New Roman"/>
          <w:sz w:val="24"/>
          <w:szCs w:val="24"/>
        </w:rPr>
        <w:t xml:space="preserve">population response, is the complex signaling network of </w:t>
      </w:r>
      <w:r w:rsidR="00B603D7" w:rsidRPr="00B603D7">
        <w:rPr>
          <w:rFonts w:ascii="Times New Roman" w:hAnsi="Times New Roman" w:cs="Times New Roman"/>
          <w:sz w:val="24"/>
          <w:szCs w:val="24"/>
        </w:rPr>
        <w:lastRenderedPageBreak/>
        <w:t>the cell. To understand the dynamics of a drug response, it is necessary to determine how an external stimul</w:t>
      </w:r>
      <w:r w:rsidR="006134D0">
        <w:rPr>
          <w:rFonts w:ascii="Times New Roman" w:hAnsi="Times New Roman" w:cs="Times New Roman"/>
          <w:sz w:val="24"/>
          <w:szCs w:val="24"/>
        </w:rPr>
        <w:t>us</w:t>
      </w:r>
      <w:r w:rsidR="00B603D7" w:rsidRPr="00B603D7">
        <w:rPr>
          <w:rFonts w:ascii="Times New Roman" w:hAnsi="Times New Roman" w:cs="Times New Roman"/>
          <w:sz w:val="24"/>
          <w:szCs w:val="24"/>
        </w:rPr>
        <w:t xml:space="preserve"> is integrated into </w:t>
      </w:r>
      <w:r w:rsidR="00382EC4">
        <w:rPr>
          <w:rFonts w:ascii="Times New Roman" w:hAnsi="Times New Roman" w:cs="Times New Roman"/>
          <w:sz w:val="24"/>
          <w:szCs w:val="24"/>
        </w:rPr>
        <w:t>fate determination</w:t>
      </w:r>
      <w:r w:rsidR="00B603D7" w:rsidRPr="00B603D7">
        <w:rPr>
          <w:rFonts w:ascii="Times New Roman" w:hAnsi="Times New Roman" w:cs="Times New Roman"/>
          <w:sz w:val="24"/>
          <w:szCs w:val="24"/>
        </w:rPr>
        <w:t xml:space="preserve"> and how perturbations in the signaling network alter the decision process. </w:t>
      </w:r>
    </w:p>
    <w:p w14:paraId="67CB54CA" w14:textId="3E892A65" w:rsidR="001A0BA2" w:rsidRDefault="001A0BA2" w:rsidP="005F5A8E">
      <w:pPr>
        <w:spacing w:after="0" w:line="480" w:lineRule="auto"/>
        <w:ind w:firstLine="360"/>
        <w:jc w:val="both"/>
        <w:rPr>
          <w:rFonts w:ascii="Times New Roman" w:hAnsi="Times New Roman" w:cs="Times New Roman"/>
          <w:sz w:val="24"/>
          <w:szCs w:val="24"/>
        </w:rPr>
      </w:pPr>
    </w:p>
    <w:p w14:paraId="2F2C3012" w14:textId="77777777" w:rsidR="001A0BA2" w:rsidRDefault="001A0BA2" w:rsidP="005F5A8E">
      <w:pPr>
        <w:spacing w:after="0" w:line="480" w:lineRule="auto"/>
        <w:ind w:firstLine="360"/>
        <w:jc w:val="both"/>
        <w:rPr>
          <w:rFonts w:ascii="Times New Roman" w:hAnsi="Times New Roman" w:cs="Times New Roman"/>
          <w:sz w:val="24"/>
          <w:szCs w:val="24"/>
        </w:rPr>
      </w:pPr>
    </w:p>
    <w:p w14:paraId="5BF93318" w14:textId="77777777" w:rsidR="00382EC4" w:rsidRDefault="00382EC4" w:rsidP="005F5A8E">
      <w:pPr>
        <w:spacing w:after="0" w:line="480" w:lineRule="auto"/>
        <w:ind w:firstLine="360"/>
        <w:jc w:val="both"/>
        <w:rPr>
          <w:rFonts w:ascii="Times New Roman" w:hAnsi="Times New Roman" w:cs="Times New Roman"/>
          <w:sz w:val="24"/>
          <w:szCs w:val="24"/>
        </w:rPr>
      </w:pPr>
    </w:p>
    <w:p w14:paraId="022A0912" w14:textId="08C91C9B" w:rsidR="00382EC4" w:rsidRDefault="00382EC4" w:rsidP="005F5A8E">
      <w:pPr>
        <w:spacing w:after="0" w:line="480" w:lineRule="auto"/>
        <w:ind w:firstLine="360"/>
        <w:jc w:val="both"/>
        <w:rPr>
          <w:rFonts w:ascii="Times New Roman" w:hAnsi="Times New Roman" w:cs="Times New Roman"/>
          <w:sz w:val="24"/>
          <w:szCs w:val="24"/>
        </w:rPr>
      </w:pPr>
      <w:r w:rsidRPr="00382EC4">
        <w:rPr>
          <w:rFonts w:ascii="Times New Roman" w:hAnsi="Times New Roman" w:cs="Times New Roman"/>
          <w:sz w:val="24"/>
          <w:szCs w:val="24"/>
        </w:rPr>
        <w:t xml:space="preserve">Previous work has focused on </w:t>
      </w:r>
      <w:r w:rsidR="00830537">
        <w:rPr>
          <w:rFonts w:ascii="Times New Roman" w:hAnsi="Times New Roman" w:cs="Times New Roman"/>
          <w:sz w:val="24"/>
          <w:szCs w:val="24"/>
        </w:rPr>
        <w:t>identifying key</w:t>
      </w:r>
      <w:r w:rsidR="00275773">
        <w:rPr>
          <w:rFonts w:ascii="Times New Roman" w:hAnsi="Times New Roman" w:cs="Times New Roman"/>
          <w:sz w:val="24"/>
          <w:szCs w:val="24"/>
        </w:rPr>
        <w:t xml:space="preserve"> mutational</w:t>
      </w:r>
      <w:r w:rsidR="00830537">
        <w:rPr>
          <w:rFonts w:ascii="Times New Roman" w:hAnsi="Times New Roman" w:cs="Times New Roman"/>
          <w:sz w:val="24"/>
          <w:szCs w:val="24"/>
        </w:rPr>
        <w:t xml:space="preserve"> drivers and </w:t>
      </w:r>
      <w:r w:rsidRPr="00382EC4">
        <w:rPr>
          <w:rFonts w:ascii="Times New Roman" w:hAnsi="Times New Roman" w:cs="Times New Roman"/>
          <w:sz w:val="24"/>
          <w:szCs w:val="24"/>
        </w:rPr>
        <w:t>quantifying the dynamic changes to cell fate that occur upon treatment, descri</w:t>
      </w:r>
      <w:r w:rsidR="00BA4757">
        <w:rPr>
          <w:rFonts w:ascii="Times New Roman" w:hAnsi="Times New Roman" w:cs="Times New Roman"/>
          <w:sz w:val="24"/>
          <w:szCs w:val="24"/>
        </w:rPr>
        <w:t>bing the flux between</w:t>
      </w:r>
      <w:r w:rsidRPr="00382EC4">
        <w:rPr>
          <w:rFonts w:ascii="Times New Roman" w:hAnsi="Times New Roman" w:cs="Times New Roman"/>
          <w:sz w:val="24"/>
          <w:szCs w:val="24"/>
        </w:rPr>
        <w:t xml:space="preserve"> populations of dividing, dying, and quiescent cells</w:t>
      </w:r>
      <w:r w:rsidRPr="00382EC4">
        <w:rPr>
          <w:rFonts w:ascii="Times New Roman" w:hAnsi="Times New Roman" w:cs="Times New Roman"/>
          <w:sz w:val="24"/>
          <w:szCs w:val="24"/>
          <w:vertAlign w:val="superscript"/>
        </w:rPr>
        <w:fldChar w:fldCharType="begin" w:fldLock="1"/>
      </w:r>
      <w:r w:rsidRPr="00382EC4">
        <w:rPr>
          <w:rFonts w:ascii="Times New Roman" w:hAnsi="Times New Roman" w:cs="Times New Roman"/>
          <w:sz w:val="24"/>
          <w:szCs w:val="24"/>
        </w:rPr>
        <w:instrText>ADDIN CSL_CITATION {"citationItems":[{"id":"ITEM-1","itemData":{"DOI":"10.1038/nmeth.2138","ISBN":"1548-7105 (Electronic)\\r1548-7091 (Linking)","ISSN":"1548-7105","PMID":"22886092","abstract":"We present an integrated method that uses extended time-lapse automated imaging to quantify the dynamics of cell proliferation. Cell counts are fit with a quiescence-growth model that estimates rates of cell division, entry into quiescence and death. The model is constrained with rates extracted experimentally from the behavior of tracked single cells over time. We visualize the output of the analysis in fractional proliferation graphs, which deconvolve dynamic proliferative responses to perturbations into the relative contributions of dividing, quiescent (nondividing) and dead cells. The method reveals that the response of 'oncogene-addicted' human cancer cells to tyrosine kinase inhibitors is a composite of altered rates of division, death and entry into quiescence, a finding that challenges the notion that such cells simply die in response to oncogene-targeted therapy.","author":[{"dropping-particle":"","family":"Tyson","given":"D R","non-dropping-particle":"","parse-names":false,"suffix":""},{"dropping-particle":"","family":"Garbett","given":"S P","non-dropping-particle":"","parse-names":false,"suffix":""},{"dropping-particle":"","family":"Frick","given":"P L","non-dropping-particle":"","parse-names":false,"suffix":""},{"dropping-particle":"","family":"Quaranta","given":"V","non-dropping-particle":"","parse-names":false,"suffix":""}],"container-title":"Nat Methods","id":"ITEM-1","issue":"9","issued":{"date-parts":[["2012"]]},"page":"923-928","title":"Fractional proliferation: a method to deconvolve cell population dynamics from single-cell data","type":"article-journal","volume":"9"},"uris":["http://www.mendeley.com/documents/?uuid=7855527c-bd27-455b-bab3-65293b016fe8"]}],"mendeley":{"formattedCitation":"&lt;sup&gt;5&lt;/sup&gt;","plainTextFormattedCitation":"5","previouslyFormattedCitation":"&lt;sup&gt;5&lt;/sup&gt;"},"properties":{"noteIndex":0},"schema":"https://github.com/citation-style-language/schema/raw/master/csl-citation.json"}</w:instrText>
      </w:r>
      <w:r w:rsidRPr="00382EC4">
        <w:rPr>
          <w:rFonts w:ascii="Times New Roman" w:hAnsi="Times New Roman" w:cs="Times New Roman"/>
          <w:sz w:val="24"/>
          <w:szCs w:val="24"/>
          <w:vertAlign w:val="superscript"/>
        </w:rPr>
        <w:fldChar w:fldCharType="separate"/>
      </w:r>
      <w:r w:rsidRPr="00382EC4">
        <w:rPr>
          <w:rFonts w:ascii="Times New Roman" w:hAnsi="Times New Roman" w:cs="Times New Roman"/>
          <w:sz w:val="24"/>
          <w:szCs w:val="24"/>
          <w:vertAlign w:val="superscript"/>
        </w:rPr>
        <w:t>5</w:t>
      </w:r>
      <w:r w:rsidRPr="00382EC4">
        <w:rPr>
          <w:rFonts w:ascii="Times New Roman" w:hAnsi="Times New Roman" w:cs="Times New Roman"/>
          <w:sz w:val="24"/>
          <w:szCs w:val="24"/>
        </w:rPr>
        <w:fldChar w:fldCharType="end"/>
      </w:r>
      <w:r w:rsidRPr="00382EC4">
        <w:rPr>
          <w:rFonts w:ascii="Times New Roman" w:hAnsi="Times New Roman" w:cs="Times New Roman"/>
          <w:sz w:val="24"/>
          <w:szCs w:val="24"/>
        </w:rPr>
        <w:t xml:space="preserve">. These changes directly </w:t>
      </w:r>
      <w:r w:rsidR="009F1718">
        <w:rPr>
          <w:rFonts w:ascii="Times New Roman" w:hAnsi="Times New Roman" w:cs="Times New Roman"/>
          <w:sz w:val="24"/>
          <w:szCs w:val="24"/>
        </w:rPr>
        <w:t>translate</w:t>
      </w:r>
      <w:r w:rsidR="009F1718" w:rsidRPr="00382EC4">
        <w:rPr>
          <w:rFonts w:ascii="Times New Roman" w:hAnsi="Times New Roman" w:cs="Times New Roman"/>
          <w:sz w:val="24"/>
          <w:szCs w:val="24"/>
        </w:rPr>
        <w:t xml:space="preserve"> </w:t>
      </w:r>
      <w:r w:rsidRPr="00382EC4">
        <w:rPr>
          <w:rFonts w:ascii="Times New Roman" w:hAnsi="Times New Roman" w:cs="Times New Roman"/>
          <w:sz w:val="24"/>
          <w:szCs w:val="24"/>
        </w:rPr>
        <w:t xml:space="preserve">into </w:t>
      </w:r>
      <w:r w:rsidR="00D64B50">
        <w:rPr>
          <w:rFonts w:ascii="Times New Roman" w:hAnsi="Times New Roman" w:cs="Times New Roman"/>
          <w:sz w:val="24"/>
          <w:szCs w:val="24"/>
        </w:rPr>
        <w:t xml:space="preserve">the </w:t>
      </w:r>
      <w:r w:rsidRPr="00382EC4">
        <w:rPr>
          <w:rFonts w:ascii="Times New Roman" w:hAnsi="Times New Roman" w:cs="Times New Roman"/>
          <w:sz w:val="24"/>
          <w:szCs w:val="24"/>
        </w:rPr>
        <w:t xml:space="preserve">variation of overall population number and intermitotic time (IMT). </w:t>
      </w:r>
      <w:r w:rsidR="00275773">
        <w:rPr>
          <w:rFonts w:ascii="Times New Roman" w:hAnsi="Times New Roman" w:cs="Times New Roman"/>
          <w:sz w:val="24"/>
          <w:szCs w:val="24"/>
        </w:rPr>
        <w:t>Ultimately</w:t>
      </w:r>
      <w:r w:rsidRPr="00382EC4">
        <w:rPr>
          <w:rFonts w:ascii="Times New Roman" w:hAnsi="Times New Roman" w:cs="Times New Roman"/>
          <w:sz w:val="24"/>
          <w:szCs w:val="24"/>
        </w:rPr>
        <w:t>, cellular regulation of the mitotic and apoptotic pathways dictate</w:t>
      </w:r>
      <w:r w:rsidR="00BF561B">
        <w:rPr>
          <w:rFonts w:ascii="Times New Roman" w:hAnsi="Times New Roman" w:cs="Times New Roman"/>
          <w:sz w:val="24"/>
          <w:szCs w:val="24"/>
        </w:rPr>
        <w:t>s</w:t>
      </w:r>
      <w:r w:rsidRPr="00382EC4">
        <w:rPr>
          <w:rFonts w:ascii="Times New Roman" w:hAnsi="Times New Roman" w:cs="Times New Roman"/>
          <w:sz w:val="24"/>
          <w:szCs w:val="24"/>
        </w:rPr>
        <w:t xml:space="preserve"> overall </w:t>
      </w:r>
      <w:r w:rsidR="00445DD3">
        <w:rPr>
          <w:rFonts w:ascii="Times New Roman" w:hAnsi="Times New Roman" w:cs="Times New Roman"/>
          <w:sz w:val="24"/>
          <w:szCs w:val="24"/>
        </w:rPr>
        <w:t>disease</w:t>
      </w:r>
      <w:r w:rsidR="00445DD3" w:rsidRPr="00382EC4">
        <w:rPr>
          <w:rFonts w:ascii="Times New Roman" w:hAnsi="Times New Roman" w:cs="Times New Roman"/>
          <w:sz w:val="24"/>
          <w:szCs w:val="24"/>
        </w:rPr>
        <w:t xml:space="preserve"> </w:t>
      </w:r>
      <w:r w:rsidRPr="00382EC4">
        <w:rPr>
          <w:rFonts w:ascii="Times New Roman" w:hAnsi="Times New Roman" w:cs="Times New Roman"/>
          <w:sz w:val="24"/>
          <w:szCs w:val="24"/>
        </w:rPr>
        <w:t>response</w:t>
      </w:r>
      <w:r w:rsidR="00445DD3">
        <w:rPr>
          <w:rFonts w:ascii="Times New Roman" w:hAnsi="Times New Roman" w:cs="Times New Roman"/>
          <w:sz w:val="24"/>
          <w:szCs w:val="24"/>
        </w:rPr>
        <w:t xml:space="preserve"> and subsequently, patient outcome</w:t>
      </w:r>
      <w:r w:rsidRPr="00382EC4">
        <w:rPr>
          <w:rFonts w:ascii="Times New Roman" w:hAnsi="Times New Roman" w:cs="Times New Roman"/>
          <w:sz w:val="24"/>
          <w:szCs w:val="24"/>
        </w:rPr>
        <w:t xml:space="preserve">. </w:t>
      </w:r>
      <w:r w:rsidR="004A0702">
        <w:rPr>
          <w:rFonts w:ascii="Times New Roman" w:hAnsi="Times New Roman" w:cs="Times New Roman"/>
          <w:sz w:val="24"/>
          <w:szCs w:val="24"/>
        </w:rPr>
        <w:t>As the signaling networks</w:t>
      </w:r>
      <w:r w:rsidR="007D5EEE">
        <w:rPr>
          <w:rFonts w:ascii="Times New Roman" w:hAnsi="Times New Roman" w:cs="Times New Roman"/>
          <w:sz w:val="24"/>
          <w:szCs w:val="24"/>
        </w:rPr>
        <w:t xml:space="preserve"> of the cell</w:t>
      </w:r>
      <w:r w:rsidR="004A0702">
        <w:rPr>
          <w:rFonts w:ascii="Times New Roman" w:hAnsi="Times New Roman" w:cs="Times New Roman"/>
          <w:sz w:val="24"/>
          <w:szCs w:val="24"/>
        </w:rPr>
        <w:t xml:space="preserve"> are vast and </w:t>
      </w:r>
      <w:r w:rsidR="00D64B50">
        <w:rPr>
          <w:rFonts w:ascii="Times New Roman" w:hAnsi="Times New Roman" w:cs="Times New Roman"/>
          <w:sz w:val="24"/>
          <w:szCs w:val="24"/>
        </w:rPr>
        <w:t>complex, computational modeling</w:t>
      </w:r>
      <w:r w:rsidRPr="00382EC4">
        <w:rPr>
          <w:rFonts w:ascii="Times New Roman" w:hAnsi="Times New Roman" w:cs="Times New Roman"/>
          <w:sz w:val="24"/>
          <w:szCs w:val="24"/>
        </w:rPr>
        <w:t xml:space="preserve"> of the </w:t>
      </w:r>
      <w:r w:rsidR="00D64B50">
        <w:rPr>
          <w:rFonts w:ascii="Times New Roman" w:hAnsi="Times New Roman" w:cs="Times New Roman"/>
          <w:sz w:val="24"/>
          <w:szCs w:val="24"/>
        </w:rPr>
        <w:t xml:space="preserve">cellular circuitry </w:t>
      </w:r>
      <w:r w:rsidR="007D5EEE">
        <w:rPr>
          <w:rFonts w:ascii="Times New Roman" w:hAnsi="Times New Roman" w:cs="Times New Roman"/>
          <w:sz w:val="24"/>
          <w:szCs w:val="24"/>
        </w:rPr>
        <w:t xml:space="preserve">has emerged as </w:t>
      </w:r>
      <w:r w:rsidR="006B0C06">
        <w:rPr>
          <w:rFonts w:ascii="Times New Roman" w:hAnsi="Times New Roman" w:cs="Times New Roman"/>
          <w:sz w:val="24"/>
          <w:szCs w:val="24"/>
        </w:rPr>
        <w:t xml:space="preserve">a </w:t>
      </w:r>
      <w:r w:rsidR="007D5EEE">
        <w:rPr>
          <w:rFonts w:ascii="Times New Roman" w:hAnsi="Times New Roman" w:cs="Times New Roman"/>
          <w:sz w:val="24"/>
          <w:szCs w:val="24"/>
        </w:rPr>
        <w:t xml:space="preserve">valuable tool offering insight into the behavior of these networks and suggesting novel </w:t>
      </w:r>
      <w:r w:rsidR="00E42CE8">
        <w:rPr>
          <w:rFonts w:ascii="Times New Roman" w:hAnsi="Times New Roman" w:cs="Times New Roman"/>
          <w:sz w:val="24"/>
          <w:szCs w:val="24"/>
        </w:rPr>
        <w:t>mec</w:t>
      </w:r>
      <w:r w:rsidR="00BA4A51">
        <w:rPr>
          <w:rFonts w:ascii="Times New Roman" w:hAnsi="Times New Roman" w:cs="Times New Roman"/>
          <w:sz w:val="24"/>
          <w:szCs w:val="24"/>
        </w:rPr>
        <w:t>h</w:t>
      </w:r>
      <w:r w:rsidR="00E42CE8">
        <w:rPr>
          <w:rFonts w:ascii="Times New Roman" w:hAnsi="Times New Roman" w:cs="Times New Roman"/>
          <w:sz w:val="24"/>
          <w:szCs w:val="24"/>
        </w:rPr>
        <w:t xml:space="preserve">anisms </w:t>
      </w:r>
      <w:r w:rsidR="007D5EEE">
        <w:rPr>
          <w:rFonts w:ascii="Times New Roman" w:hAnsi="Times New Roman" w:cs="Times New Roman"/>
          <w:sz w:val="24"/>
          <w:szCs w:val="24"/>
        </w:rPr>
        <w:t>of system control.</w:t>
      </w:r>
    </w:p>
    <w:p w14:paraId="21AAB9DA" w14:textId="77777777" w:rsidR="00686E01" w:rsidRDefault="00686E01" w:rsidP="005F5A8E">
      <w:pPr>
        <w:spacing w:after="0" w:line="480" w:lineRule="auto"/>
        <w:ind w:firstLine="360"/>
        <w:jc w:val="both"/>
        <w:rPr>
          <w:rFonts w:ascii="Times New Roman" w:hAnsi="Times New Roman" w:cs="Times New Roman"/>
          <w:sz w:val="24"/>
          <w:szCs w:val="24"/>
        </w:rPr>
      </w:pPr>
    </w:p>
    <w:p w14:paraId="2DA8B086" w14:textId="0122FD45" w:rsidR="00D86534" w:rsidRDefault="00E66B0C"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In this study</w:t>
      </w:r>
      <w:r w:rsidR="00BF561B">
        <w:rPr>
          <w:rFonts w:ascii="Times New Roman" w:hAnsi="Times New Roman" w:cs="Times New Roman"/>
          <w:sz w:val="24"/>
          <w:szCs w:val="24"/>
        </w:rPr>
        <w:t>,</w:t>
      </w:r>
      <w:r>
        <w:rPr>
          <w:rFonts w:ascii="Times New Roman" w:hAnsi="Times New Roman" w:cs="Times New Roman"/>
          <w:sz w:val="24"/>
          <w:szCs w:val="24"/>
        </w:rPr>
        <w:t xml:space="preserve"> we </w:t>
      </w:r>
      <w:r w:rsidR="00890E69">
        <w:rPr>
          <w:rFonts w:ascii="Times New Roman" w:hAnsi="Times New Roman" w:cs="Times New Roman"/>
          <w:sz w:val="24"/>
          <w:szCs w:val="24"/>
        </w:rPr>
        <w:t xml:space="preserve">relate a molecular-based stochastic model of the cell cycle and apoptosis to </w:t>
      </w:r>
      <w:r w:rsidR="00BA4757">
        <w:rPr>
          <w:rFonts w:ascii="Times New Roman" w:hAnsi="Times New Roman" w:cs="Times New Roman"/>
          <w:sz w:val="24"/>
          <w:szCs w:val="24"/>
        </w:rPr>
        <w:t>experimentally measured population-</w:t>
      </w:r>
      <w:r w:rsidR="00890E69">
        <w:rPr>
          <w:rFonts w:ascii="Times New Roman" w:hAnsi="Times New Roman" w:cs="Times New Roman"/>
          <w:sz w:val="24"/>
          <w:szCs w:val="24"/>
        </w:rPr>
        <w:t xml:space="preserve">level </w:t>
      </w:r>
      <w:r w:rsidR="00BA4757">
        <w:rPr>
          <w:rFonts w:ascii="Times New Roman" w:hAnsi="Times New Roman" w:cs="Times New Roman"/>
          <w:sz w:val="24"/>
          <w:szCs w:val="24"/>
        </w:rPr>
        <w:t xml:space="preserve">cell </w:t>
      </w:r>
      <w:r w:rsidR="00890E69">
        <w:rPr>
          <w:rFonts w:ascii="Times New Roman" w:hAnsi="Times New Roman" w:cs="Times New Roman"/>
          <w:sz w:val="24"/>
          <w:szCs w:val="24"/>
        </w:rPr>
        <w:t xml:space="preserve">behavior. </w:t>
      </w:r>
      <w:r w:rsidR="00BF4035">
        <w:rPr>
          <w:rFonts w:ascii="Times New Roman" w:hAnsi="Times New Roman" w:cs="Times New Roman"/>
          <w:sz w:val="24"/>
          <w:szCs w:val="24"/>
        </w:rPr>
        <w:t xml:space="preserve">We show that a simple, interconnected model is capable of </w:t>
      </w:r>
      <w:r w:rsidR="004E4A57">
        <w:rPr>
          <w:rFonts w:ascii="Times New Roman" w:hAnsi="Times New Roman" w:cs="Times New Roman"/>
          <w:sz w:val="24"/>
          <w:szCs w:val="24"/>
        </w:rPr>
        <w:t xml:space="preserve">accurately </w:t>
      </w:r>
      <w:r w:rsidR="00BF4035">
        <w:rPr>
          <w:rFonts w:ascii="Times New Roman" w:hAnsi="Times New Roman" w:cs="Times New Roman"/>
          <w:sz w:val="24"/>
          <w:szCs w:val="24"/>
        </w:rPr>
        <w:t>producing cell population behavior and comple</w:t>
      </w:r>
      <w:r w:rsidR="0083532C">
        <w:rPr>
          <w:rFonts w:ascii="Times New Roman" w:hAnsi="Times New Roman" w:cs="Times New Roman"/>
          <w:sz w:val="24"/>
          <w:szCs w:val="24"/>
        </w:rPr>
        <w:t>x</w:t>
      </w:r>
      <w:r w:rsidR="00BF4035">
        <w:rPr>
          <w:rFonts w:ascii="Times New Roman" w:hAnsi="Times New Roman" w:cs="Times New Roman"/>
          <w:sz w:val="24"/>
          <w:szCs w:val="24"/>
        </w:rPr>
        <w:t xml:space="preserve"> IMT distributions</w:t>
      </w:r>
      <w:r w:rsidR="004E4A57">
        <w:rPr>
          <w:rFonts w:ascii="Times New Roman" w:hAnsi="Times New Roman" w:cs="Times New Roman"/>
          <w:sz w:val="24"/>
          <w:szCs w:val="24"/>
        </w:rPr>
        <w:t xml:space="preserve"> observed </w:t>
      </w:r>
      <w:r w:rsidR="004E4A57" w:rsidRPr="00C67CEE">
        <w:rPr>
          <w:rFonts w:ascii="Times New Roman" w:hAnsi="Times New Roman" w:cs="Times New Roman"/>
          <w:i/>
          <w:iCs/>
          <w:sz w:val="24"/>
          <w:szCs w:val="24"/>
        </w:rPr>
        <w:t>in vitro</w:t>
      </w:r>
      <w:r w:rsidR="00BF4035">
        <w:rPr>
          <w:rFonts w:ascii="Times New Roman" w:hAnsi="Times New Roman" w:cs="Times New Roman"/>
          <w:sz w:val="24"/>
          <w:szCs w:val="24"/>
        </w:rPr>
        <w:t xml:space="preserve">. </w:t>
      </w:r>
      <w:r w:rsidR="00211FAB">
        <w:rPr>
          <w:rFonts w:ascii="Times New Roman" w:hAnsi="Times New Roman" w:cs="Times New Roman"/>
          <w:sz w:val="24"/>
          <w:szCs w:val="24"/>
        </w:rPr>
        <w:t xml:space="preserve">Our model is able to </w:t>
      </w:r>
      <w:r w:rsidR="00381328">
        <w:rPr>
          <w:rFonts w:ascii="Times New Roman" w:hAnsi="Times New Roman" w:cs="Times New Roman"/>
          <w:sz w:val="24"/>
          <w:szCs w:val="24"/>
        </w:rPr>
        <w:t xml:space="preserve">connect </w:t>
      </w:r>
      <w:r w:rsidR="0083532C">
        <w:rPr>
          <w:rFonts w:ascii="Times New Roman" w:hAnsi="Times New Roman" w:cs="Times New Roman"/>
          <w:sz w:val="24"/>
          <w:szCs w:val="24"/>
        </w:rPr>
        <w:t>the effects of variations at the</w:t>
      </w:r>
      <w:r w:rsidR="007E783C">
        <w:rPr>
          <w:rFonts w:ascii="Times New Roman" w:hAnsi="Times New Roman" w:cs="Times New Roman"/>
          <w:sz w:val="24"/>
          <w:szCs w:val="24"/>
        </w:rPr>
        <w:t xml:space="preserve"> single</w:t>
      </w:r>
      <w:r w:rsidR="00CD0B35">
        <w:rPr>
          <w:rFonts w:ascii="Times New Roman" w:hAnsi="Times New Roman" w:cs="Times New Roman"/>
          <w:sz w:val="24"/>
          <w:szCs w:val="24"/>
        </w:rPr>
        <w:t xml:space="preserve"> </w:t>
      </w:r>
      <w:r w:rsidR="007E783C">
        <w:rPr>
          <w:rFonts w:ascii="Times New Roman" w:hAnsi="Times New Roman" w:cs="Times New Roman"/>
          <w:sz w:val="24"/>
          <w:szCs w:val="24"/>
        </w:rPr>
        <w:t xml:space="preserve">cell </w:t>
      </w:r>
      <w:r w:rsidR="0083532C">
        <w:rPr>
          <w:rFonts w:ascii="Times New Roman" w:hAnsi="Times New Roman" w:cs="Times New Roman"/>
          <w:sz w:val="24"/>
          <w:szCs w:val="24"/>
        </w:rPr>
        <w:t>molecular</w:t>
      </w:r>
      <w:r w:rsidR="00CD0B35">
        <w:rPr>
          <w:rFonts w:ascii="Times New Roman" w:hAnsi="Times New Roman" w:cs="Times New Roman"/>
          <w:sz w:val="24"/>
          <w:szCs w:val="24"/>
        </w:rPr>
        <w:t>-</w:t>
      </w:r>
      <w:r w:rsidR="0083532C">
        <w:rPr>
          <w:rFonts w:ascii="Times New Roman" w:hAnsi="Times New Roman" w:cs="Times New Roman"/>
          <w:sz w:val="24"/>
          <w:szCs w:val="24"/>
        </w:rPr>
        <w:t>level to characteristics of the</w:t>
      </w:r>
      <w:r w:rsidR="007E783C">
        <w:rPr>
          <w:rFonts w:ascii="Times New Roman" w:hAnsi="Times New Roman" w:cs="Times New Roman"/>
          <w:sz w:val="24"/>
          <w:szCs w:val="24"/>
        </w:rPr>
        <w:t xml:space="preserve"> cell</w:t>
      </w:r>
      <w:r w:rsidR="0083532C">
        <w:rPr>
          <w:rFonts w:ascii="Times New Roman" w:hAnsi="Times New Roman" w:cs="Times New Roman"/>
          <w:sz w:val="24"/>
          <w:szCs w:val="24"/>
        </w:rPr>
        <w:t xml:space="preserve"> population </w:t>
      </w:r>
      <w:r w:rsidR="001B7844">
        <w:rPr>
          <w:rFonts w:ascii="Times New Roman" w:hAnsi="Times New Roman" w:cs="Times New Roman"/>
          <w:sz w:val="24"/>
          <w:szCs w:val="24"/>
        </w:rPr>
        <w:t>as a whole</w:t>
      </w:r>
      <w:r w:rsidR="0083532C">
        <w:rPr>
          <w:rFonts w:ascii="Times New Roman" w:hAnsi="Times New Roman" w:cs="Times New Roman"/>
          <w:sz w:val="24"/>
          <w:szCs w:val="24"/>
        </w:rPr>
        <w:t xml:space="preserve">. </w:t>
      </w:r>
    </w:p>
    <w:p w14:paraId="3B88C45F" w14:textId="77777777" w:rsidR="00D86534" w:rsidRDefault="00D86534" w:rsidP="005F5A8E">
      <w:pPr>
        <w:spacing w:after="0" w:line="480" w:lineRule="auto"/>
        <w:ind w:firstLine="360"/>
        <w:jc w:val="both"/>
        <w:rPr>
          <w:rFonts w:ascii="Times New Roman" w:hAnsi="Times New Roman" w:cs="Times New Roman"/>
          <w:sz w:val="24"/>
          <w:szCs w:val="24"/>
        </w:rPr>
      </w:pPr>
    </w:p>
    <w:p w14:paraId="08E23320" w14:textId="3A5ACA41" w:rsidR="00686E01" w:rsidRDefault="008847A6"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basis of our model is </w:t>
      </w:r>
      <w:r w:rsidR="00D86534">
        <w:rPr>
          <w:rFonts w:ascii="Times New Roman" w:hAnsi="Times New Roman" w:cs="Times New Roman"/>
          <w:sz w:val="24"/>
          <w:szCs w:val="24"/>
        </w:rPr>
        <w:t xml:space="preserve">centered </w:t>
      </w:r>
      <w:r w:rsidR="00944C41">
        <w:rPr>
          <w:rFonts w:ascii="Times New Roman" w:hAnsi="Times New Roman" w:cs="Times New Roman"/>
          <w:sz w:val="24"/>
          <w:szCs w:val="24"/>
        </w:rPr>
        <w:t>on</w:t>
      </w:r>
      <w:r w:rsidR="00D86534">
        <w:rPr>
          <w:rFonts w:ascii="Times New Roman" w:hAnsi="Times New Roman" w:cs="Times New Roman"/>
          <w:sz w:val="24"/>
          <w:szCs w:val="24"/>
        </w:rPr>
        <w:t xml:space="preserve"> the system of four cyclin-dependent kinases (</w:t>
      </w:r>
      <w:proofErr w:type="spellStart"/>
      <w:r w:rsidR="00D86534">
        <w:rPr>
          <w:rFonts w:ascii="Times New Roman" w:hAnsi="Times New Roman" w:cs="Times New Roman"/>
          <w:sz w:val="24"/>
          <w:szCs w:val="24"/>
        </w:rPr>
        <w:t>Cdks</w:t>
      </w:r>
      <w:proofErr w:type="spellEnd"/>
      <w:r w:rsidR="00D86534">
        <w:rPr>
          <w:rFonts w:ascii="Times New Roman" w:hAnsi="Times New Roman" w:cs="Times New Roman"/>
          <w:sz w:val="24"/>
          <w:szCs w:val="24"/>
        </w:rPr>
        <w:t xml:space="preserve">), </w:t>
      </w:r>
      <w:r w:rsidR="00960645">
        <w:rPr>
          <w:rFonts w:ascii="Times New Roman" w:hAnsi="Times New Roman" w:cs="Times New Roman"/>
          <w:sz w:val="24"/>
          <w:szCs w:val="24"/>
        </w:rPr>
        <w:t xml:space="preserve">that </w:t>
      </w:r>
      <w:r w:rsidR="00D86534">
        <w:rPr>
          <w:rFonts w:ascii="Times New Roman" w:hAnsi="Times New Roman" w:cs="Times New Roman"/>
          <w:sz w:val="24"/>
          <w:szCs w:val="24"/>
        </w:rPr>
        <w:t xml:space="preserve">control the ordered progression through the phases of the cell cycle: Gap 1 (G1), DNA synthesis (S), Gap 2 (G2), and mitosis (M). </w:t>
      </w:r>
      <w:r w:rsidR="00944C41">
        <w:rPr>
          <w:rFonts w:ascii="Times New Roman" w:hAnsi="Times New Roman" w:cs="Times New Roman"/>
          <w:sz w:val="24"/>
          <w:szCs w:val="24"/>
        </w:rPr>
        <w:t>A fifth phase, Gap 0 (G0), is used to describe cells that have left the cell cycle and are not actively dividing</w:t>
      </w:r>
      <w:r w:rsidR="00960645">
        <w:rPr>
          <w:rFonts w:ascii="Times New Roman" w:hAnsi="Times New Roman" w:cs="Times New Roman"/>
          <w:sz w:val="24"/>
          <w:szCs w:val="24"/>
        </w:rPr>
        <w:t>, or quiescent cells</w:t>
      </w:r>
      <w:r w:rsidR="00944C41">
        <w:rPr>
          <w:rFonts w:ascii="Times New Roman" w:hAnsi="Times New Roman" w:cs="Times New Roman"/>
          <w:sz w:val="24"/>
          <w:szCs w:val="24"/>
        </w:rPr>
        <w:t xml:space="preserve">. Recent work has identified the G0 population as an important collection of cells in the development of cancer treatment resistance. </w:t>
      </w:r>
      <w:r w:rsidR="00711786">
        <w:rPr>
          <w:rFonts w:ascii="Times New Roman" w:hAnsi="Times New Roman" w:cs="Times New Roman"/>
          <w:sz w:val="24"/>
          <w:szCs w:val="24"/>
        </w:rPr>
        <w:t xml:space="preserve">We extend a skeleton model of the mammalian cell cycle, a </w:t>
      </w:r>
      <w:r w:rsidR="006B0C06">
        <w:rPr>
          <w:rFonts w:ascii="Times New Roman" w:hAnsi="Times New Roman" w:cs="Times New Roman"/>
          <w:sz w:val="24"/>
          <w:szCs w:val="24"/>
        </w:rPr>
        <w:t>reduced</w:t>
      </w:r>
      <w:r w:rsidR="00711786">
        <w:rPr>
          <w:rFonts w:ascii="Times New Roman" w:hAnsi="Times New Roman" w:cs="Times New Roman"/>
          <w:sz w:val="24"/>
          <w:szCs w:val="24"/>
        </w:rPr>
        <w:t xml:space="preserve"> version of a much larger model, </w:t>
      </w:r>
      <w:r w:rsidR="00B42A9E">
        <w:rPr>
          <w:rFonts w:ascii="Times New Roman" w:hAnsi="Times New Roman" w:cs="Times New Roman"/>
          <w:sz w:val="24"/>
          <w:szCs w:val="24"/>
        </w:rPr>
        <w:t xml:space="preserve">both </w:t>
      </w:r>
      <w:r w:rsidR="00711786">
        <w:rPr>
          <w:rFonts w:ascii="Times New Roman" w:hAnsi="Times New Roman" w:cs="Times New Roman"/>
          <w:sz w:val="24"/>
          <w:szCs w:val="24"/>
        </w:rPr>
        <w:t xml:space="preserve">proposed by </w:t>
      </w:r>
      <w:proofErr w:type="spellStart"/>
      <w:r w:rsidR="00711786">
        <w:rPr>
          <w:rFonts w:ascii="Times New Roman" w:hAnsi="Times New Roman" w:cs="Times New Roman"/>
          <w:sz w:val="24"/>
          <w:szCs w:val="24"/>
        </w:rPr>
        <w:t>Goldbeter</w:t>
      </w:r>
      <w:proofErr w:type="spellEnd"/>
      <w:r w:rsidR="00711786">
        <w:rPr>
          <w:rFonts w:ascii="Times New Roman" w:hAnsi="Times New Roman" w:cs="Times New Roman"/>
          <w:sz w:val="24"/>
          <w:szCs w:val="24"/>
        </w:rPr>
        <w:t xml:space="preserve"> </w:t>
      </w:r>
      <w:r w:rsidR="00711786">
        <w:rPr>
          <w:rFonts w:ascii="Times New Roman" w:hAnsi="Times New Roman" w:cs="Times New Roman"/>
          <w:i/>
          <w:sz w:val="24"/>
          <w:szCs w:val="24"/>
        </w:rPr>
        <w:t>et al</w:t>
      </w:r>
      <w:r w:rsidR="00711786" w:rsidRPr="00C67CEE">
        <w:rPr>
          <w:rFonts w:ascii="Times New Roman" w:hAnsi="Times New Roman" w:cs="Times New Roman"/>
          <w:i/>
          <w:sz w:val="24"/>
          <w:szCs w:val="24"/>
        </w:rPr>
        <w:t xml:space="preserve">. </w:t>
      </w:r>
      <w:r w:rsidR="007B138A">
        <w:rPr>
          <w:rFonts w:ascii="Times New Roman" w:hAnsi="Times New Roman" w:cs="Times New Roman"/>
          <w:sz w:val="24"/>
          <w:szCs w:val="24"/>
        </w:rPr>
        <w:t xml:space="preserve">Our </w:t>
      </w:r>
      <w:r w:rsidR="006B0C06">
        <w:rPr>
          <w:rFonts w:ascii="Times New Roman" w:hAnsi="Times New Roman" w:cs="Times New Roman"/>
          <w:sz w:val="24"/>
          <w:szCs w:val="24"/>
        </w:rPr>
        <w:t xml:space="preserve">model is a simplification of an expansive ‘bottom-up’ model that exchanges many biochemical </w:t>
      </w:r>
      <w:r w:rsidR="004513D8">
        <w:rPr>
          <w:rFonts w:ascii="Times New Roman" w:hAnsi="Times New Roman" w:cs="Times New Roman"/>
          <w:sz w:val="24"/>
          <w:szCs w:val="24"/>
        </w:rPr>
        <w:t>intricacies</w:t>
      </w:r>
      <w:r w:rsidR="006B0C06">
        <w:rPr>
          <w:rFonts w:ascii="Times New Roman" w:hAnsi="Times New Roman" w:cs="Times New Roman"/>
          <w:sz w:val="24"/>
          <w:szCs w:val="24"/>
        </w:rPr>
        <w:t xml:space="preserve"> for </w:t>
      </w:r>
      <w:r w:rsidR="004E1588">
        <w:rPr>
          <w:rFonts w:ascii="Times New Roman" w:hAnsi="Times New Roman" w:cs="Times New Roman"/>
          <w:sz w:val="24"/>
          <w:szCs w:val="24"/>
        </w:rPr>
        <w:t>emphasis</w:t>
      </w:r>
      <w:r w:rsidR="004513D8">
        <w:rPr>
          <w:rFonts w:ascii="Times New Roman" w:hAnsi="Times New Roman" w:cs="Times New Roman"/>
          <w:sz w:val="24"/>
          <w:szCs w:val="24"/>
        </w:rPr>
        <w:t xml:space="preserve"> on </w:t>
      </w:r>
      <w:r w:rsidR="007E783C">
        <w:rPr>
          <w:rFonts w:ascii="Times New Roman" w:hAnsi="Times New Roman" w:cs="Times New Roman"/>
          <w:sz w:val="24"/>
          <w:szCs w:val="24"/>
        </w:rPr>
        <w:t xml:space="preserve">the </w:t>
      </w:r>
      <w:r w:rsidR="00A86FF0">
        <w:rPr>
          <w:rFonts w:ascii="Times New Roman" w:hAnsi="Times New Roman" w:cs="Times New Roman"/>
          <w:sz w:val="24"/>
          <w:szCs w:val="24"/>
        </w:rPr>
        <w:t xml:space="preserve">minimum </w:t>
      </w:r>
      <w:r w:rsidR="004513D8">
        <w:rPr>
          <w:rFonts w:ascii="Times New Roman" w:hAnsi="Times New Roman" w:cs="Times New Roman"/>
          <w:sz w:val="24"/>
          <w:szCs w:val="24"/>
        </w:rPr>
        <w:t xml:space="preserve">network </w:t>
      </w:r>
      <w:r w:rsidR="004513D8">
        <w:rPr>
          <w:rFonts w:ascii="Times New Roman" w:hAnsi="Times New Roman" w:cs="Times New Roman"/>
          <w:sz w:val="24"/>
          <w:szCs w:val="24"/>
        </w:rPr>
        <w:lastRenderedPageBreak/>
        <w:t xml:space="preserve">architecture </w:t>
      </w:r>
      <w:r w:rsidR="00CD0B35">
        <w:rPr>
          <w:rFonts w:ascii="Times New Roman" w:hAnsi="Times New Roman" w:cs="Times New Roman"/>
          <w:sz w:val="24"/>
          <w:szCs w:val="24"/>
        </w:rPr>
        <w:t>necessary for</w:t>
      </w:r>
      <w:r w:rsidR="004513D8">
        <w:rPr>
          <w:rFonts w:ascii="Times New Roman" w:hAnsi="Times New Roman" w:cs="Times New Roman"/>
          <w:sz w:val="24"/>
          <w:szCs w:val="24"/>
        </w:rPr>
        <w:t xml:space="preserve"> complex oscillatory behavior.</w:t>
      </w:r>
      <w:r w:rsidR="00A86FF0">
        <w:rPr>
          <w:rFonts w:ascii="Times New Roman" w:hAnsi="Times New Roman" w:cs="Times New Roman"/>
          <w:sz w:val="24"/>
          <w:szCs w:val="24"/>
        </w:rPr>
        <w:t xml:space="preserve"> Identical</w:t>
      </w:r>
      <w:r w:rsidR="00960645">
        <w:rPr>
          <w:rFonts w:ascii="Times New Roman" w:hAnsi="Times New Roman" w:cs="Times New Roman"/>
          <w:sz w:val="24"/>
          <w:szCs w:val="24"/>
        </w:rPr>
        <w:t>ly</w:t>
      </w:r>
      <w:r w:rsidR="00A86FF0">
        <w:rPr>
          <w:rFonts w:ascii="Times New Roman" w:hAnsi="Times New Roman" w:cs="Times New Roman"/>
          <w:sz w:val="24"/>
          <w:szCs w:val="24"/>
        </w:rPr>
        <w:t xml:space="preserve"> to the full model, </w:t>
      </w:r>
      <w:r w:rsidR="00127552">
        <w:rPr>
          <w:rFonts w:ascii="Times New Roman" w:hAnsi="Times New Roman" w:cs="Times New Roman"/>
          <w:sz w:val="24"/>
          <w:szCs w:val="24"/>
        </w:rPr>
        <w:t xml:space="preserve">our </w:t>
      </w:r>
      <w:r w:rsidR="00A86FF0">
        <w:rPr>
          <w:rFonts w:ascii="Times New Roman" w:hAnsi="Times New Roman" w:cs="Times New Roman"/>
          <w:sz w:val="24"/>
          <w:szCs w:val="24"/>
        </w:rPr>
        <w:t>reduced version is driven</w:t>
      </w:r>
      <w:r w:rsidR="006339CF">
        <w:rPr>
          <w:rFonts w:ascii="Times New Roman" w:hAnsi="Times New Roman" w:cs="Times New Roman"/>
          <w:sz w:val="24"/>
          <w:szCs w:val="24"/>
        </w:rPr>
        <w:t xml:space="preserve"> by the chronological activation of the cyclin group of proteins and their associated kinases. Each phase of the cell cycle corresponds to the activation of a specific member of this family</w:t>
      </w:r>
      <w:r w:rsidR="002A4C83">
        <w:rPr>
          <w:rFonts w:ascii="Times New Roman" w:hAnsi="Times New Roman" w:cs="Times New Roman"/>
          <w:sz w:val="24"/>
          <w:szCs w:val="24"/>
        </w:rPr>
        <w:t>:</w:t>
      </w:r>
      <w:r w:rsidR="006339CF">
        <w:rPr>
          <w:rFonts w:ascii="Times New Roman" w:hAnsi="Times New Roman" w:cs="Times New Roman"/>
          <w:sz w:val="24"/>
          <w:szCs w:val="24"/>
        </w:rPr>
        <w:t xml:space="preserve"> cyclin D/Cdk4-6 induction marks the progression of G1, </w:t>
      </w:r>
      <w:r w:rsidR="007D10CE">
        <w:rPr>
          <w:rFonts w:ascii="Times New Roman" w:hAnsi="Times New Roman" w:cs="Times New Roman"/>
          <w:sz w:val="24"/>
          <w:szCs w:val="24"/>
        </w:rPr>
        <w:t xml:space="preserve">increase in cyclin E/Cdk2 identifies the G1/S transition, cyclin A/Cdk2 activity indicates S and G2 phase, and cyclin B/Cdk1 precipitates M phase. </w:t>
      </w:r>
    </w:p>
    <w:p w14:paraId="68D01875" w14:textId="77777777" w:rsidR="007E783C" w:rsidRDefault="007E783C" w:rsidP="005F5A8E">
      <w:pPr>
        <w:spacing w:after="0" w:line="480" w:lineRule="auto"/>
        <w:ind w:firstLine="360"/>
        <w:jc w:val="both"/>
        <w:rPr>
          <w:rFonts w:ascii="Times New Roman" w:hAnsi="Times New Roman" w:cs="Times New Roman"/>
          <w:sz w:val="24"/>
          <w:szCs w:val="24"/>
        </w:rPr>
      </w:pPr>
    </w:p>
    <w:p w14:paraId="1247256F" w14:textId="5A0415C1" w:rsidR="007E783C" w:rsidRPr="002F0D64" w:rsidRDefault="007E783C"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Additional</w:t>
      </w:r>
      <w:r w:rsidR="00A87551">
        <w:rPr>
          <w:rFonts w:ascii="Times New Roman" w:hAnsi="Times New Roman" w:cs="Times New Roman"/>
          <w:sz w:val="24"/>
          <w:szCs w:val="24"/>
        </w:rPr>
        <w:t xml:space="preserve"> features of our model include the G1/S restriction point in the form of the Rb-E2F bistable switch. The restriction point in this form provides a sharp threshold for cell cycle activation that is otherwise absent in the reduced model. </w:t>
      </w:r>
      <w:r w:rsidR="00E102E0">
        <w:rPr>
          <w:rFonts w:ascii="Times New Roman" w:hAnsi="Times New Roman" w:cs="Times New Roman"/>
          <w:sz w:val="24"/>
          <w:szCs w:val="24"/>
        </w:rPr>
        <w:t>We also incorporate the proteins Skp2, Cdh1, and p21/p27 to allow for substrate stiffness influence on the cell cycle through the activation of the FAK signaling axis. To in</w:t>
      </w:r>
      <w:r w:rsidR="001B7844">
        <w:rPr>
          <w:rFonts w:ascii="Times New Roman" w:hAnsi="Times New Roman" w:cs="Times New Roman"/>
          <w:sz w:val="24"/>
          <w:szCs w:val="24"/>
        </w:rPr>
        <w:t>tegrate</w:t>
      </w:r>
      <w:r w:rsidR="00E102E0">
        <w:rPr>
          <w:rFonts w:ascii="Times New Roman" w:hAnsi="Times New Roman" w:cs="Times New Roman"/>
          <w:sz w:val="24"/>
          <w:szCs w:val="24"/>
        </w:rPr>
        <w:t xml:space="preserve"> cell death</w:t>
      </w:r>
      <w:r w:rsidR="001B7844">
        <w:rPr>
          <w:rFonts w:ascii="Times New Roman" w:hAnsi="Times New Roman" w:cs="Times New Roman"/>
          <w:sz w:val="24"/>
          <w:szCs w:val="24"/>
        </w:rPr>
        <w:t xml:space="preserve">, we include the initiator module of an apoptosis model proposed by </w:t>
      </w:r>
      <w:r w:rsidR="002F0D64">
        <w:rPr>
          <w:rFonts w:ascii="Times New Roman" w:hAnsi="Times New Roman" w:cs="Times New Roman"/>
          <w:sz w:val="24"/>
          <w:szCs w:val="24"/>
        </w:rPr>
        <w:t xml:space="preserve">Tyson </w:t>
      </w:r>
      <w:r w:rsidR="002F0D64">
        <w:rPr>
          <w:rFonts w:ascii="Times New Roman" w:hAnsi="Times New Roman" w:cs="Times New Roman"/>
          <w:i/>
          <w:sz w:val="24"/>
          <w:szCs w:val="24"/>
        </w:rPr>
        <w:t>et al</w:t>
      </w:r>
      <w:r w:rsidR="002F0D64" w:rsidRPr="00C67CEE">
        <w:rPr>
          <w:rFonts w:ascii="Times New Roman" w:hAnsi="Times New Roman" w:cs="Times New Roman"/>
          <w:i/>
          <w:sz w:val="24"/>
          <w:szCs w:val="24"/>
        </w:rPr>
        <w:t>.</w:t>
      </w:r>
      <w:r w:rsidR="002F0D64" w:rsidRPr="00236FDC">
        <w:rPr>
          <w:rFonts w:ascii="Times New Roman" w:hAnsi="Times New Roman" w:cs="Times New Roman"/>
          <w:iCs/>
          <w:sz w:val="24"/>
          <w:szCs w:val="24"/>
        </w:rPr>
        <w:t xml:space="preserve"> </w:t>
      </w:r>
      <w:r w:rsidR="002F0D64">
        <w:rPr>
          <w:rFonts w:ascii="Times New Roman" w:hAnsi="Times New Roman" w:cs="Times New Roman"/>
          <w:sz w:val="24"/>
          <w:szCs w:val="24"/>
        </w:rPr>
        <w:t xml:space="preserve">The </w:t>
      </w:r>
      <w:r w:rsidR="008075D6">
        <w:rPr>
          <w:rFonts w:ascii="Times New Roman" w:hAnsi="Times New Roman" w:cs="Times New Roman"/>
          <w:sz w:val="24"/>
          <w:szCs w:val="24"/>
        </w:rPr>
        <w:t>initiator module functions as a switch describing BAX activation. Upon sufficient stress signal, pro-apoptotic BH3 protein level increases. Initially, BCL2 sequesters BH3 by binding to it. However, if the stress signal</w:t>
      </w:r>
      <w:r w:rsidR="00DE2F2A">
        <w:rPr>
          <w:rFonts w:ascii="Times New Roman" w:hAnsi="Times New Roman" w:cs="Times New Roman"/>
          <w:sz w:val="24"/>
          <w:szCs w:val="24"/>
        </w:rPr>
        <w:t xml:space="preserve"> is</w:t>
      </w:r>
      <w:r w:rsidR="008075D6">
        <w:rPr>
          <w:rFonts w:ascii="Times New Roman" w:hAnsi="Times New Roman" w:cs="Times New Roman"/>
          <w:sz w:val="24"/>
          <w:szCs w:val="24"/>
        </w:rPr>
        <w:t xml:space="preserve"> maintained, BH3 will continue to </w:t>
      </w:r>
      <w:r w:rsidR="00F86358">
        <w:rPr>
          <w:rFonts w:ascii="Times New Roman" w:hAnsi="Times New Roman" w:cs="Times New Roman"/>
          <w:sz w:val="24"/>
          <w:szCs w:val="24"/>
        </w:rPr>
        <w:t>accumulate</w:t>
      </w:r>
      <w:r w:rsidR="008075D6">
        <w:rPr>
          <w:rFonts w:ascii="Times New Roman" w:hAnsi="Times New Roman" w:cs="Times New Roman"/>
          <w:sz w:val="24"/>
          <w:szCs w:val="24"/>
        </w:rPr>
        <w:t xml:space="preserve">, activating BAX. </w:t>
      </w:r>
      <w:r w:rsidR="0009560F">
        <w:rPr>
          <w:rFonts w:ascii="Times New Roman" w:hAnsi="Times New Roman" w:cs="Times New Roman"/>
          <w:sz w:val="24"/>
          <w:szCs w:val="24"/>
        </w:rPr>
        <w:t xml:space="preserve">The activated, mitochondrial-bound form, </w:t>
      </w:r>
      <w:proofErr w:type="spellStart"/>
      <w:r w:rsidR="0009560F">
        <w:rPr>
          <w:rFonts w:ascii="Times New Roman" w:hAnsi="Times New Roman" w:cs="Times New Roman"/>
          <w:sz w:val="24"/>
          <w:szCs w:val="24"/>
        </w:rPr>
        <w:t>BAXm</w:t>
      </w:r>
      <w:proofErr w:type="spellEnd"/>
      <w:r w:rsidR="008075D6">
        <w:rPr>
          <w:rFonts w:ascii="Times New Roman" w:hAnsi="Times New Roman" w:cs="Times New Roman"/>
          <w:sz w:val="24"/>
          <w:szCs w:val="24"/>
        </w:rPr>
        <w:t>,</w:t>
      </w:r>
      <w:r w:rsidR="0009560F">
        <w:rPr>
          <w:rFonts w:ascii="Times New Roman" w:hAnsi="Times New Roman" w:cs="Times New Roman"/>
          <w:sz w:val="24"/>
          <w:szCs w:val="24"/>
        </w:rPr>
        <w:t xml:space="preserve"> promotes the release of BH3 from BCL2. </w:t>
      </w:r>
      <w:r w:rsidR="00F86358">
        <w:rPr>
          <w:rFonts w:ascii="Times New Roman" w:hAnsi="Times New Roman" w:cs="Times New Roman"/>
          <w:sz w:val="24"/>
          <w:szCs w:val="24"/>
        </w:rPr>
        <w:t>Once this module is active, irreversible pores are formed within the mitochondrial membrane, augmenting permeability to cytochrome c. A</w:t>
      </w:r>
      <w:r w:rsidR="0009560F">
        <w:rPr>
          <w:rFonts w:ascii="Times New Roman" w:hAnsi="Times New Roman" w:cs="Times New Roman"/>
          <w:sz w:val="24"/>
          <w:szCs w:val="24"/>
        </w:rPr>
        <w:t xml:space="preserve"> key component of our model is </w:t>
      </w:r>
      <w:proofErr w:type="spellStart"/>
      <w:r w:rsidR="0009560F">
        <w:rPr>
          <w:rFonts w:ascii="Times New Roman" w:hAnsi="Times New Roman" w:cs="Times New Roman"/>
          <w:sz w:val="24"/>
          <w:szCs w:val="24"/>
        </w:rPr>
        <w:t>bistability</w:t>
      </w:r>
      <w:proofErr w:type="spellEnd"/>
      <w:r w:rsidR="0009560F">
        <w:rPr>
          <w:rFonts w:ascii="Times New Roman" w:hAnsi="Times New Roman" w:cs="Times New Roman"/>
          <w:sz w:val="24"/>
          <w:szCs w:val="24"/>
        </w:rPr>
        <w:t xml:space="preserve"> in both apoptosis and mitosis</w:t>
      </w:r>
      <w:r w:rsidR="00E030C0">
        <w:rPr>
          <w:rFonts w:ascii="Times New Roman" w:hAnsi="Times New Roman" w:cs="Times New Roman"/>
          <w:sz w:val="24"/>
          <w:szCs w:val="24"/>
        </w:rPr>
        <w:t>, allowing for signal threshold activation of both elements</w:t>
      </w:r>
      <w:r w:rsidR="0009560F">
        <w:rPr>
          <w:rFonts w:ascii="Times New Roman" w:hAnsi="Times New Roman" w:cs="Times New Roman"/>
          <w:sz w:val="24"/>
          <w:szCs w:val="24"/>
        </w:rPr>
        <w:t xml:space="preserve">. </w:t>
      </w:r>
    </w:p>
    <w:p w14:paraId="4E73E080" w14:textId="77777777" w:rsidR="00711786" w:rsidRDefault="00711786" w:rsidP="005F5A8E">
      <w:pPr>
        <w:spacing w:after="0" w:line="480" w:lineRule="auto"/>
        <w:ind w:firstLine="360"/>
        <w:jc w:val="both"/>
        <w:rPr>
          <w:rFonts w:ascii="Times New Roman" w:hAnsi="Times New Roman" w:cs="Times New Roman"/>
          <w:sz w:val="24"/>
          <w:szCs w:val="24"/>
        </w:rPr>
      </w:pPr>
    </w:p>
    <w:p w14:paraId="4E786BC9" w14:textId="646480E7" w:rsidR="00E71271" w:rsidRDefault="00144D38"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We substantiate our model by comparing </w:t>
      </w:r>
      <w:r w:rsidR="00270E0C">
        <w:rPr>
          <w:rFonts w:ascii="Times New Roman" w:hAnsi="Times New Roman" w:cs="Times New Roman"/>
          <w:sz w:val="24"/>
          <w:szCs w:val="24"/>
        </w:rPr>
        <w:t xml:space="preserve">its behavior to experimentally measured </w:t>
      </w:r>
      <w:r w:rsidR="002A4C83">
        <w:rPr>
          <w:rFonts w:ascii="Times New Roman" w:hAnsi="Times New Roman" w:cs="Times New Roman"/>
          <w:sz w:val="24"/>
          <w:szCs w:val="24"/>
        </w:rPr>
        <w:t>IMTs</w:t>
      </w:r>
      <w:r w:rsidR="00270E0C">
        <w:rPr>
          <w:rFonts w:ascii="Times New Roman" w:hAnsi="Times New Roman" w:cs="Times New Roman"/>
          <w:sz w:val="24"/>
          <w:szCs w:val="24"/>
        </w:rPr>
        <w:t xml:space="preserve"> and total cell number</w:t>
      </w:r>
      <w:r w:rsidR="00F26216">
        <w:rPr>
          <w:rFonts w:ascii="Times New Roman" w:hAnsi="Times New Roman" w:cs="Times New Roman"/>
          <w:sz w:val="24"/>
          <w:szCs w:val="24"/>
        </w:rPr>
        <w:t xml:space="preserve"> for</w:t>
      </w:r>
      <w:r w:rsidR="00CD0B35">
        <w:rPr>
          <w:rFonts w:ascii="Times New Roman" w:hAnsi="Times New Roman" w:cs="Times New Roman"/>
          <w:sz w:val="24"/>
          <w:szCs w:val="24"/>
        </w:rPr>
        <w:t xml:space="preserve"> oncogene-addicted </w:t>
      </w:r>
      <w:r w:rsidR="00F26216">
        <w:rPr>
          <w:rFonts w:ascii="Times New Roman" w:hAnsi="Times New Roman" w:cs="Times New Roman"/>
          <w:sz w:val="24"/>
          <w:szCs w:val="24"/>
        </w:rPr>
        <w:t xml:space="preserve">NSCLC cells. The approach allows us to adjust </w:t>
      </w:r>
      <w:r w:rsidR="00F03788">
        <w:rPr>
          <w:rFonts w:ascii="Times New Roman" w:hAnsi="Times New Roman" w:cs="Times New Roman"/>
          <w:sz w:val="24"/>
          <w:szCs w:val="24"/>
        </w:rPr>
        <w:t xml:space="preserve">input strength to the mitotic and apoptotic modules </w:t>
      </w:r>
      <w:r w:rsidR="00F26216">
        <w:rPr>
          <w:rFonts w:ascii="Times New Roman" w:hAnsi="Times New Roman" w:cs="Times New Roman"/>
          <w:sz w:val="24"/>
          <w:szCs w:val="24"/>
        </w:rPr>
        <w:t>in the form of EGFR signaling, substrate s</w:t>
      </w:r>
      <w:r w:rsidR="00157943">
        <w:rPr>
          <w:rFonts w:ascii="Times New Roman" w:hAnsi="Times New Roman" w:cs="Times New Roman"/>
          <w:sz w:val="24"/>
          <w:szCs w:val="24"/>
        </w:rPr>
        <w:t xml:space="preserve">tiffness, and cMet expression and </w:t>
      </w:r>
      <w:r w:rsidR="002A4C83">
        <w:rPr>
          <w:rFonts w:ascii="Times New Roman" w:hAnsi="Times New Roman" w:cs="Times New Roman"/>
          <w:sz w:val="24"/>
          <w:szCs w:val="24"/>
        </w:rPr>
        <w:t xml:space="preserve">to </w:t>
      </w:r>
      <w:r w:rsidR="00157943">
        <w:rPr>
          <w:rFonts w:ascii="Times New Roman" w:hAnsi="Times New Roman" w:cs="Times New Roman"/>
          <w:sz w:val="24"/>
          <w:szCs w:val="24"/>
        </w:rPr>
        <w:t xml:space="preserve">quantify </w:t>
      </w:r>
      <w:r w:rsidR="002A4C83">
        <w:rPr>
          <w:rFonts w:ascii="Times New Roman" w:hAnsi="Times New Roman" w:cs="Times New Roman"/>
          <w:sz w:val="24"/>
          <w:szCs w:val="24"/>
        </w:rPr>
        <w:t xml:space="preserve">both </w:t>
      </w:r>
      <w:r w:rsidR="00157943">
        <w:rPr>
          <w:rFonts w:ascii="Times New Roman" w:hAnsi="Times New Roman" w:cs="Times New Roman"/>
          <w:sz w:val="24"/>
          <w:szCs w:val="24"/>
        </w:rPr>
        <w:t>single cell and population</w:t>
      </w:r>
      <w:r w:rsidR="00F87A59">
        <w:rPr>
          <w:rFonts w:ascii="Times New Roman" w:hAnsi="Times New Roman" w:cs="Times New Roman"/>
          <w:sz w:val="24"/>
          <w:szCs w:val="24"/>
        </w:rPr>
        <w:t xml:space="preserve"> level</w:t>
      </w:r>
      <w:r w:rsidR="00157943">
        <w:rPr>
          <w:rFonts w:ascii="Times New Roman" w:hAnsi="Times New Roman" w:cs="Times New Roman"/>
          <w:sz w:val="24"/>
          <w:szCs w:val="24"/>
        </w:rPr>
        <w:t xml:space="preserve"> </w:t>
      </w:r>
      <w:r w:rsidR="00F87A59">
        <w:rPr>
          <w:rFonts w:ascii="Times New Roman" w:hAnsi="Times New Roman" w:cs="Times New Roman"/>
          <w:sz w:val="24"/>
          <w:szCs w:val="24"/>
        </w:rPr>
        <w:t>effect</w:t>
      </w:r>
      <w:r w:rsidR="002A4C83">
        <w:rPr>
          <w:rFonts w:ascii="Times New Roman" w:hAnsi="Times New Roman" w:cs="Times New Roman"/>
          <w:sz w:val="24"/>
          <w:szCs w:val="24"/>
        </w:rPr>
        <w:t>s</w:t>
      </w:r>
      <w:r w:rsidR="00F87A59">
        <w:rPr>
          <w:rFonts w:ascii="Times New Roman" w:hAnsi="Times New Roman" w:cs="Times New Roman"/>
          <w:sz w:val="24"/>
          <w:szCs w:val="24"/>
        </w:rPr>
        <w:t xml:space="preserve"> </w:t>
      </w:r>
      <w:r w:rsidR="002A4C83">
        <w:rPr>
          <w:rFonts w:ascii="Times New Roman" w:hAnsi="Times New Roman" w:cs="Times New Roman"/>
          <w:sz w:val="24"/>
          <w:szCs w:val="24"/>
        </w:rPr>
        <w:t xml:space="preserve">of </w:t>
      </w:r>
      <w:r w:rsidR="00F87A59">
        <w:rPr>
          <w:rFonts w:ascii="Times New Roman" w:hAnsi="Times New Roman" w:cs="Times New Roman"/>
          <w:sz w:val="24"/>
          <w:szCs w:val="24"/>
        </w:rPr>
        <w:t>these perturbations.</w:t>
      </w:r>
      <w:r w:rsidR="006A70E0">
        <w:rPr>
          <w:rFonts w:ascii="Times New Roman" w:hAnsi="Times New Roman" w:cs="Times New Roman"/>
          <w:sz w:val="24"/>
          <w:szCs w:val="24"/>
        </w:rPr>
        <w:t xml:space="preserve"> </w:t>
      </w:r>
      <w:r w:rsidR="00831281" w:rsidRPr="00831281">
        <w:rPr>
          <w:rFonts w:ascii="Times New Roman" w:hAnsi="Times New Roman" w:cs="Times New Roman"/>
          <w:sz w:val="24"/>
          <w:szCs w:val="24"/>
        </w:rPr>
        <w:t xml:space="preserve">EGFR signaling indicates the presence of drug. Substrate stiffness is relevant in the case of late-stage cancers that metastasize to softer or harder tissues. NSCLC is often not diagnosed until advanced stages and its most common metastatic site is bone, a tissue </w:t>
      </w:r>
      <w:r w:rsidR="008A4F79">
        <w:rPr>
          <w:rFonts w:ascii="Times New Roman" w:hAnsi="Times New Roman" w:cs="Times New Roman"/>
          <w:sz w:val="24"/>
          <w:szCs w:val="24"/>
        </w:rPr>
        <w:t>500</w:t>
      </w:r>
      <w:r w:rsidR="00831281" w:rsidRPr="00831281">
        <w:rPr>
          <w:rFonts w:ascii="Times New Roman" w:hAnsi="Times New Roman" w:cs="Times New Roman"/>
          <w:sz w:val="24"/>
          <w:szCs w:val="24"/>
        </w:rPr>
        <w:t xml:space="preserve"> times stiffer than lung (cite). Variation in cMet signal allows us to model the response of NSCLC subpopulations that are resistant </w:t>
      </w:r>
      <w:r w:rsidR="00831281" w:rsidRPr="00831281">
        <w:rPr>
          <w:rFonts w:ascii="Times New Roman" w:hAnsi="Times New Roman" w:cs="Times New Roman"/>
          <w:sz w:val="24"/>
          <w:szCs w:val="24"/>
        </w:rPr>
        <w:lastRenderedPageBreak/>
        <w:t>to current/initial/gold standard/available drug therapeutics</w:t>
      </w:r>
      <w:r w:rsidR="00831281">
        <w:rPr>
          <w:rFonts w:ascii="Times New Roman" w:hAnsi="Times New Roman" w:cs="Times New Roman"/>
          <w:sz w:val="24"/>
          <w:szCs w:val="24"/>
        </w:rPr>
        <w:t>.</w:t>
      </w:r>
      <w:r w:rsidR="00F87A59">
        <w:rPr>
          <w:rFonts w:ascii="Times New Roman" w:hAnsi="Times New Roman" w:cs="Times New Roman"/>
          <w:sz w:val="24"/>
          <w:szCs w:val="24"/>
        </w:rPr>
        <w:t xml:space="preserve"> We find </w:t>
      </w:r>
      <w:r w:rsidR="002A4C83">
        <w:rPr>
          <w:rFonts w:ascii="Times New Roman" w:hAnsi="Times New Roman" w:cs="Times New Roman"/>
          <w:sz w:val="24"/>
          <w:szCs w:val="24"/>
        </w:rPr>
        <w:t xml:space="preserve">that </w:t>
      </w:r>
      <w:r w:rsidR="00F87A59">
        <w:rPr>
          <w:rFonts w:ascii="Times New Roman" w:hAnsi="Times New Roman" w:cs="Times New Roman"/>
          <w:sz w:val="24"/>
          <w:szCs w:val="24"/>
        </w:rPr>
        <w:t>decreased substrate stiffness increases sensitivity to EGFR</w:t>
      </w:r>
      <w:r w:rsidR="002A4C83">
        <w:rPr>
          <w:rFonts w:ascii="Times New Roman" w:hAnsi="Times New Roman" w:cs="Times New Roman"/>
          <w:sz w:val="24"/>
          <w:szCs w:val="24"/>
        </w:rPr>
        <w:t>-</w:t>
      </w:r>
      <w:r w:rsidR="00F87A59">
        <w:rPr>
          <w:rFonts w:ascii="Times New Roman" w:hAnsi="Times New Roman" w:cs="Times New Roman"/>
          <w:sz w:val="24"/>
          <w:szCs w:val="24"/>
        </w:rPr>
        <w:t xml:space="preserve">targeted therapy in drug-resistant sublines. </w:t>
      </w:r>
      <w:r w:rsidR="00097233">
        <w:rPr>
          <w:rFonts w:ascii="Times New Roman" w:hAnsi="Times New Roman" w:cs="Times New Roman"/>
          <w:sz w:val="24"/>
          <w:szCs w:val="24"/>
        </w:rPr>
        <w:t xml:space="preserve">While drug treatment and stiffness can have the same overall effect on total cell number, division behavior is markedly different between the two </w:t>
      </w:r>
      <w:r w:rsidR="00912D25">
        <w:rPr>
          <w:rFonts w:ascii="Times New Roman" w:hAnsi="Times New Roman" w:cs="Times New Roman"/>
          <w:sz w:val="24"/>
          <w:szCs w:val="24"/>
        </w:rPr>
        <w:t>environment</w:t>
      </w:r>
      <w:r w:rsidR="006A70E0">
        <w:rPr>
          <w:rFonts w:ascii="Times New Roman" w:hAnsi="Times New Roman" w:cs="Times New Roman"/>
          <w:sz w:val="24"/>
          <w:szCs w:val="24"/>
        </w:rPr>
        <w:t>s</w:t>
      </w:r>
      <w:r w:rsidR="00097233">
        <w:rPr>
          <w:rFonts w:ascii="Times New Roman" w:hAnsi="Times New Roman" w:cs="Times New Roman"/>
          <w:sz w:val="24"/>
          <w:szCs w:val="24"/>
        </w:rPr>
        <w:t xml:space="preserve">. </w:t>
      </w:r>
      <w:r w:rsidR="00F87A59">
        <w:rPr>
          <w:rFonts w:ascii="Times New Roman" w:hAnsi="Times New Roman" w:cs="Times New Roman"/>
          <w:sz w:val="24"/>
          <w:szCs w:val="24"/>
        </w:rPr>
        <w:t xml:space="preserve">Additionally, we show </w:t>
      </w:r>
      <w:r w:rsidR="00211FAB">
        <w:rPr>
          <w:rFonts w:ascii="Times New Roman" w:hAnsi="Times New Roman" w:cs="Times New Roman"/>
          <w:sz w:val="24"/>
          <w:szCs w:val="24"/>
        </w:rPr>
        <w:t>that IMT</w:t>
      </w:r>
      <w:r w:rsidR="00F87A59">
        <w:rPr>
          <w:rFonts w:ascii="Times New Roman" w:hAnsi="Times New Roman" w:cs="Times New Roman"/>
          <w:sz w:val="24"/>
          <w:szCs w:val="24"/>
        </w:rPr>
        <w:t xml:space="preserve"> distributions are bimodal</w:t>
      </w:r>
      <w:r w:rsidR="006A70E0">
        <w:rPr>
          <w:rFonts w:ascii="Times New Roman" w:hAnsi="Times New Roman" w:cs="Times New Roman"/>
          <w:sz w:val="24"/>
          <w:szCs w:val="24"/>
        </w:rPr>
        <w:t>,</w:t>
      </w:r>
      <w:r w:rsidR="00F87A59">
        <w:rPr>
          <w:rFonts w:ascii="Times New Roman" w:hAnsi="Times New Roman" w:cs="Times New Roman"/>
          <w:sz w:val="24"/>
          <w:szCs w:val="24"/>
        </w:rPr>
        <w:t xml:space="preserve"> with a </w:t>
      </w:r>
      <w:r w:rsidR="00211FAB">
        <w:rPr>
          <w:rFonts w:ascii="Times New Roman" w:hAnsi="Times New Roman" w:cs="Times New Roman"/>
          <w:sz w:val="24"/>
          <w:szCs w:val="24"/>
        </w:rPr>
        <w:t xml:space="preserve">small fraction </w:t>
      </w:r>
      <w:r w:rsidR="00F87A59">
        <w:rPr>
          <w:rFonts w:ascii="Times New Roman" w:hAnsi="Times New Roman" w:cs="Times New Roman"/>
          <w:sz w:val="24"/>
          <w:szCs w:val="24"/>
        </w:rPr>
        <w:t>of cells dwelling in G1/G0 for approximatel</w:t>
      </w:r>
      <w:r w:rsidR="009C2EA2">
        <w:rPr>
          <w:rFonts w:ascii="Times New Roman" w:hAnsi="Times New Roman" w:cs="Times New Roman"/>
          <w:sz w:val="24"/>
          <w:szCs w:val="24"/>
        </w:rPr>
        <w:t>y double the period. Our model is sufficient to capture th</w:t>
      </w:r>
      <w:r w:rsidR="00211FAB">
        <w:rPr>
          <w:rFonts w:ascii="Times New Roman" w:hAnsi="Times New Roman" w:cs="Times New Roman"/>
          <w:sz w:val="24"/>
          <w:szCs w:val="24"/>
        </w:rPr>
        <w:t>e</w:t>
      </w:r>
      <w:r w:rsidR="009C2EA2">
        <w:rPr>
          <w:rFonts w:ascii="Times New Roman" w:hAnsi="Times New Roman" w:cs="Times New Roman"/>
          <w:sz w:val="24"/>
          <w:szCs w:val="24"/>
        </w:rPr>
        <w:t>s</w:t>
      </w:r>
      <w:r w:rsidR="00211FAB">
        <w:rPr>
          <w:rFonts w:ascii="Times New Roman" w:hAnsi="Times New Roman" w:cs="Times New Roman"/>
          <w:sz w:val="24"/>
          <w:szCs w:val="24"/>
        </w:rPr>
        <w:t>e</w:t>
      </w:r>
      <w:r w:rsidR="009C2EA2">
        <w:rPr>
          <w:rFonts w:ascii="Times New Roman" w:hAnsi="Times New Roman" w:cs="Times New Roman"/>
          <w:sz w:val="24"/>
          <w:szCs w:val="24"/>
        </w:rPr>
        <w:t xml:space="preserve"> phenomena</w:t>
      </w:r>
      <w:r w:rsidR="00BA07E5">
        <w:rPr>
          <w:rFonts w:ascii="Times New Roman" w:hAnsi="Times New Roman" w:cs="Times New Roman"/>
          <w:sz w:val="24"/>
          <w:szCs w:val="24"/>
        </w:rPr>
        <w:t xml:space="preserve">. </w:t>
      </w:r>
      <w:r w:rsidR="009C2EA2">
        <w:rPr>
          <w:rFonts w:ascii="Times New Roman" w:hAnsi="Times New Roman" w:cs="Times New Roman"/>
          <w:sz w:val="24"/>
          <w:szCs w:val="24"/>
        </w:rPr>
        <w:t xml:space="preserve"> </w:t>
      </w:r>
    </w:p>
    <w:p w14:paraId="7CCBDD53" w14:textId="77777777" w:rsidR="00912D25" w:rsidRDefault="00912D25" w:rsidP="005F5A8E">
      <w:pPr>
        <w:spacing w:after="0" w:line="480" w:lineRule="auto"/>
        <w:ind w:firstLine="360"/>
        <w:jc w:val="both"/>
        <w:rPr>
          <w:rFonts w:ascii="Times New Roman" w:hAnsi="Times New Roman" w:cs="Times New Roman"/>
          <w:sz w:val="24"/>
          <w:szCs w:val="24"/>
        </w:rPr>
      </w:pPr>
    </w:p>
    <w:p w14:paraId="33F6BB27" w14:textId="6B3AE47A" w:rsidR="00912D25" w:rsidRDefault="006A70E0" w:rsidP="005F5A8E">
      <w:pPr>
        <w:spacing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W</w:t>
      </w:r>
      <w:r w:rsidR="00912D25">
        <w:rPr>
          <w:rFonts w:ascii="Times New Roman" w:hAnsi="Times New Roman" w:cs="Times New Roman"/>
          <w:sz w:val="24"/>
          <w:szCs w:val="24"/>
        </w:rPr>
        <w:t xml:space="preserve">e </w:t>
      </w:r>
      <w:r>
        <w:rPr>
          <w:rFonts w:ascii="Times New Roman" w:hAnsi="Times New Roman" w:cs="Times New Roman"/>
          <w:sz w:val="24"/>
          <w:szCs w:val="24"/>
        </w:rPr>
        <w:t xml:space="preserve">demonstrate </w:t>
      </w:r>
      <w:r w:rsidR="00912D25">
        <w:rPr>
          <w:rFonts w:ascii="Times New Roman" w:hAnsi="Times New Roman" w:cs="Times New Roman"/>
          <w:sz w:val="24"/>
          <w:szCs w:val="24"/>
        </w:rPr>
        <w:t xml:space="preserve">the advantages </w:t>
      </w:r>
      <w:r w:rsidR="005F1891">
        <w:rPr>
          <w:rFonts w:ascii="Times New Roman" w:hAnsi="Times New Roman" w:cs="Times New Roman"/>
          <w:sz w:val="24"/>
          <w:szCs w:val="24"/>
        </w:rPr>
        <w:t>of</w:t>
      </w:r>
      <w:r w:rsidR="00912D25">
        <w:rPr>
          <w:rFonts w:ascii="Times New Roman" w:hAnsi="Times New Roman" w:cs="Times New Roman"/>
          <w:sz w:val="24"/>
          <w:szCs w:val="24"/>
        </w:rPr>
        <w:t xml:space="preserve"> using a simplified model that still retains the complex behavior found in the comprehensive version. </w:t>
      </w:r>
      <w:r w:rsidR="00381328">
        <w:rPr>
          <w:rFonts w:ascii="Times New Roman" w:hAnsi="Times New Roman" w:cs="Times New Roman"/>
          <w:sz w:val="24"/>
          <w:szCs w:val="24"/>
        </w:rPr>
        <w:t xml:space="preserve">For example, if we deconstruct the model into two oscillating circuits, we lose the period doubling feature observed </w:t>
      </w:r>
      <w:r w:rsidR="00381328">
        <w:rPr>
          <w:rFonts w:ascii="Times New Roman" w:hAnsi="Times New Roman" w:cs="Times New Roman"/>
          <w:i/>
          <w:iCs/>
          <w:sz w:val="24"/>
          <w:szCs w:val="24"/>
        </w:rPr>
        <w:t>in vitro</w:t>
      </w:r>
      <w:r w:rsidR="00381328">
        <w:rPr>
          <w:rFonts w:ascii="Times New Roman" w:hAnsi="Times New Roman" w:cs="Times New Roman"/>
          <w:sz w:val="24"/>
          <w:szCs w:val="24"/>
        </w:rPr>
        <w:t xml:space="preserve">. </w:t>
      </w:r>
      <w:r w:rsidR="00BA07E5">
        <w:rPr>
          <w:rFonts w:ascii="Times New Roman" w:hAnsi="Times New Roman" w:cs="Times New Roman"/>
          <w:sz w:val="24"/>
          <w:szCs w:val="24"/>
        </w:rPr>
        <w:t>Since</w:t>
      </w:r>
      <w:r w:rsidR="00381328">
        <w:rPr>
          <w:rFonts w:ascii="Times New Roman" w:hAnsi="Times New Roman" w:cs="Times New Roman"/>
          <w:sz w:val="24"/>
          <w:szCs w:val="24"/>
        </w:rPr>
        <w:t xml:space="preserve"> simplifying the model would lose this key biological characteristic</w:t>
      </w:r>
      <w:r w:rsidR="00BA07E5">
        <w:rPr>
          <w:rFonts w:ascii="Times New Roman" w:hAnsi="Times New Roman" w:cs="Times New Roman"/>
          <w:sz w:val="24"/>
          <w:szCs w:val="24"/>
        </w:rPr>
        <w:t>, we know both loops are required for an accurate model</w:t>
      </w:r>
      <w:r w:rsidR="00381328">
        <w:rPr>
          <w:rFonts w:ascii="Times New Roman" w:hAnsi="Times New Roman" w:cs="Times New Roman"/>
          <w:sz w:val="24"/>
          <w:szCs w:val="24"/>
        </w:rPr>
        <w:t xml:space="preserve">. </w:t>
      </w:r>
      <w:r w:rsidR="00BA07E5">
        <w:rPr>
          <w:rFonts w:ascii="Times New Roman" w:hAnsi="Times New Roman" w:cs="Times New Roman"/>
          <w:sz w:val="24"/>
          <w:szCs w:val="24"/>
        </w:rPr>
        <w:t>Our model links the period doubling to low cyclin E/Cdk2 activity at mitotic exit, proposing a novel mechanism, which demonstrates its usefulness.</w:t>
      </w:r>
      <w:r w:rsidR="00381328">
        <w:rPr>
          <w:rFonts w:ascii="Times New Roman" w:hAnsi="Times New Roman" w:cs="Times New Roman"/>
          <w:sz w:val="24"/>
          <w:szCs w:val="24"/>
        </w:rPr>
        <w:t xml:space="preserve"> </w:t>
      </w:r>
      <w:r w:rsidR="00BA07E5">
        <w:rPr>
          <w:rFonts w:ascii="Times New Roman" w:hAnsi="Times New Roman" w:cs="Times New Roman"/>
          <w:sz w:val="24"/>
          <w:szCs w:val="24"/>
        </w:rPr>
        <w:t>Our model</w:t>
      </w:r>
      <w:r w:rsidR="00381328">
        <w:rPr>
          <w:rFonts w:ascii="Times New Roman" w:hAnsi="Times New Roman" w:cs="Times New Roman"/>
          <w:sz w:val="24"/>
          <w:szCs w:val="24"/>
        </w:rPr>
        <w:t xml:space="preserve"> retains the necessary structure to make insightful predictions while being computationally efficient. </w:t>
      </w:r>
    </w:p>
    <w:p w14:paraId="4D5C1BEC" w14:textId="7A586A40" w:rsidR="000F5CD9" w:rsidRDefault="000F5CD9" w:rsidP="005F5A8E">
      <w:pPr>
        <w:spacing w:after="0" w:line="480" w:lineRule="auto"/>
        <w:ind w:firstLine="360"/>
        <w:jc w:val="both"/>
        <w:rPr>
          <w:rFonts w:ascii="Times New Roman" w:hAnsi="Times New Roman" w:cs="Times New Roman"/>
          <w:sz w:val="24"/>
          <w:szCs w:val="24"/>
        </w:rPr>
      </w:pPr>
    </w:p>
    <w:p w14:paraId="2CF10C31" w14:textId="3C0F240C" w:rsidR="000F5CD9" w:rsidRDefault="000F5CD9" w:rsidP="005F5A8E">
      <w:pPr>
        <w:spacing w:after="0" w:line="480" w:lineRule="auto"/>
        <w:ind w:firstLine="360"/>
        <w:jc w:val="both"/>
        <w:rPr>
          <w:rFonts w:ascii="Times New Roman" w:hAnsi="Times New Roman" w:cs="Times New Roman"/>
          <w:sz w:val="24"/>
          <w:szCs w:val="24"/>
        </w:rPr>
      </w:pPr>
      <w:r w:rsidRPr="000F5CD9">
        <w:rPr>
          <w:rFonts w:ascii="Times New Roman" w:hAnsi="Times New Roman" w:cs="Times New Roman"/>
          <w:sz w:val="24"/>
          <w:szCs w:val="24"/>
        </w:rPr>
        <w:t>As the tumor cells proliferate, they remodel their environment, optimizing it for growth. The extracellular matrix (ECM) is typically composed of collagens I, III, IV, and V (mostly collagen I), fibronectin, laminin, elastin, and osteonectin arranged in specific orientations to provide structure, a network that guides migration, and present ligands that stimulate signaling. In the case of NSCLC, excess osteonectin can be synthesized to promote invasion and migration. Tumor migration is also supported by increased and organized collagen deposition. Conversely, a matrix composition with higher elastin content prevents cancer cell migration. The excessive growth of fibrotic tissue around the tumor, or desmoplasia, is characterized by thick bundles of collagen fibers and can inhibit tumor migration. This increased ECM density has also been reported to prevent T cells from infiltrating the tumor microenvironment [11], [16].</w:t>
      </w:r>
    </w:p>
    <w:bookmarkEnd w:id="7"/>
    <w:p w14:paraId="1B76A6B4" w14:textId="77777777" w:rsidR="00456D63" w:rsidRPr="00C36ACB" w:rsidRDefault="00456D63" w:rsidP="005F5A8E">
      <w:pPr>
        <w:spacing w:after="0" w:line="480" w:lineRule="auto"/>
        <w:jc w:val="both"/>
        <w:rPr>
          <w:rFonts w:ascii="Times New Roman" w:hAnsi="Times New Roman" w:cs="Times New Roman"/>
          <w:sz w:val="24"/>
          <w:szCs w:val="24"/>
        </w:rPr>
      </w:pPr>
    </w:p>
    <w:p w14:paraId="31E61192" w14:textId="77777777" w:rsidR="00C36ACB" w:rsidRPr="005F5A8E" w:rsidRDefault="00C36ACB" w:rsidP="005F5A8E">
      <w:pPr>
        <w:spacing w:after="0" w:line="480" w:lineRule="auto"/>
        <w:jc w:val="both"/>
        <w:rPr>
          <w:rFonts w:ascii="Times New Roman" w:hAnsi="Times New Roman" w:cs="Times New Roman"/>
          <w:b/>
          <w:sz w:val="28"/>
          <w:szCs w:val="28"/>
        </w:rPr>
      </w:pPr>
      <w:r w:rsidRPr="005F5A8E">
        <w:rPr>
          <w:rFonts w:ascii="Times New Roman" w:hAnsi="Times New Roman" w:cs="Times New Roman"/>
          <w:b/>
          <w:sz w:val="28"/>
          <w:szCs w:val="28"/>
        </w:rPr>
        <w:t>Results</w:t>
      </w:r>
    </w:p>
    <w:p w14:paraId="2A13A0D9" w14:textId="77777777" w:rsidR="005F5A8E" w:rsidRDefault="005F5A8E" w:rsidP="005F5A8E">
      <w:pPr>
        <w:spacing w:after="0" w:line="480" w:lineRule="auto"/>
        <w:jc w:val="both"/>
        <w:rPr>
          <w:rFonts w:ascii="Times New Roman" w:hAnsi="Times New Roman" w:cs="Times New Roman"/>
          <w:b/>
          <w:sz w:val="24"/>
          <w:szCs w:val="24"/>
        </w:rPr>
      </w:pPr>
    </w:p>
    <w:p w14:paraId="623CE122" w14:textId="0DA91191" w:rsidR="00B67EDD" w:rsidRPr="00B67EDD" w:rsidRDefault="00A84D49"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Soft substrate decreases</w:t>
      </w:r>
      <w:r w:rsidR="006D69CB">
        <w:rPr>
          <w:rFonts w:ascii="Times New Roman" w:hAnsi="Times New Roman" w:cs="Times New Roman"/>
          <w:b/>
          <w:sz w:val="24"/>
          <w:szCs w:val="24"/>
        </w:rPr>
        <w:t xml:space="preserve"> overall cell number </w:t>
      </w:r>
      <w:r w:rsidR="006B69A9">
        <w:rPr>
          <w:rFonts w:ascii="Times New Roman" w:hAnsi="Times New Roman" w:cs="Times New Roman"/>
          <w:b/>
          <w:sz w:val="24"/>
          <w:szCs w:val="24"/>
        </w:rPr>
        <w:t>similar to</w:t>
      </w:r>
      <w:r w:rsidR="006D69CB">
        <w:rPr>
          <w:rFonts w:ascii="Times New Roman" w:hAnsi="Times New Roman" w:cs="Times New Roman"/>
          <w:b/>
          <w:sz w:val="24"/>
          <w:szCs w:val="24"/>
        </w:rPr>
        <w:t xml:space="preserve"> </w:t>
      </w:r>
      <w:r w:rsidR="003C69D5">
        <w:rPr>
          <w:rFonts w:ascii="Times New Roman" w:hAnsi="Times New Roman" w:cs="Times New Roman"/>
          <w:b/>
          <w:sz w:val="24"/>
          <w:szCs w:val="24"/>
        </w:rPr>
        <w:t>erlotinib</w:t>
      </w:r>
      <w:r w:rsidR="006D69CB">
        <w:rPr>
          <w:rFonts w:ascii="Times New Roman" w:hAnsi="Times New Roman" w:cs="Times New Roman"/>
          <w:b/>
          <w:sz w:val="24"/>
          <w:szCs w:val="24"/>
        </w:rPr>
        <w:t xml:space="preserve"> treatment</w:t>
      </w:r>
    </w:p>
    <w:p w14:paraId="5495C00C" w14:textId="2CE2ACE4" w:rsidR="00C14F77" w:rsidRDefault="00A65766"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In order to examine the effect of substrate stiffness and EGFR inhibition</w:t>
      </w:r>
      <w:r w:rsidR="00B64346">
        <w:rPr>
          <w:rFonts w:ascii="Times New Roman" w:hAnsi="Times New Roman" w:cs="Times New Roman"/>
          <w:sz w:val="24"/>
          <w:szCs w:val="24"/>
        </w:rPr>
        <w:t xml:space="preserve"> (with erlotinib)</w:t>
      </w:r>
      <w:r>
        <w:rPr>
          <w:rFonts w:ascii="Times New Roman" w:hAnsi="Times New Roman" w:cs="Times New Roman"/>
          <w:sz w:val="24"/>
          <w:szCs w:val="24"/>
        </w:rPr>
        <w:t xml:space="preserve"> on cell fate decision, we used the EGFR-mutated </w:t>
      </w:r>
      <w:r w:rsidR="00116DCC">
        <w:rPr>
          <w:rFonts w:ascii="Times New Roman" w:hAnsi="Times New Roman" w:cs="Times New Roman"/>
          <w:sz w:val="24"/>
          <w:szCs w:val="24"/>
        </w:rPr>
        <w:t>NSCLC</w:t>
      </w:r>
      <w:r>
        <w:rPr>
          <w:rFonts w:ascii="Times New Roman" w:hAnsi="Times New Roman" w:cs="Times New Roman"/>
          <w:sz w:val="24"/>
          <w:szCs w:val="24"/>
        </w:rPr>
        <w:t xml:space="preserve"> PC9 cell line. </w:t>
      </w:r>
      <w:r w:rsidR="008B5828">
        <w:rPr>
          <w:rFonts w:ascii="Times New Roman" w:hAnsi="Times New Roman" w:cs="Times New Roman"/>
          <w:sz w:val="24"/>
          <w:szCs w:val="24"/>
        </w:rPr>
        <w:t xml:space="preserve">We </w:t>
      </w:r>
      <w:r>
        <w:rPr>
          <w:rFonts w:ascii="Times New Roman" w:hAnsi="Times New Roman" w:cs="Times New Roman"/>
          <w:sz w:val="24"/>
          <w:szCs w:val="24"/>
        </w:rPr>
        <w:t>investigated</w:t>
      </w:r>
      <w:r w:rsidR="008B5828">
        <w:rPr>
          <w:rFonts w:ascii="Times New Roman" w:hAnsi="Times New Roman" w:cs="Times New Roman"/>
          <w:sz w:val="24"/>
          <w:szCs w:val="24"/>
        </w:rPr>
        <w:t xml:space="preserve"> two separate discrete sublines from the parental PC9 population, hereafter referred to as DS8 and </w:t>
      </w:r>
      <w:r>
        <w:rPr>
          <w:rFonts w:ascii="Times New Roman" w:hAnsi="Times New Roman" w:cs="Times New Roman"/>
          <w:sz w:val="24"/>
          <w:szCs w:val="24"/>
        </w:rPr>
        <w:t>DS9, which</w:t>
      </w:r>
      <w:r w:rsidR="008B5828">
        <w:rPr>
          <w:rFonts w:ascii="Times New Roman" w:hAnsi="Times New Roman" w:cs="Times New Roman"/>
          <w:sz w:val="24"/>
          <w:szCs w:val="24"/>
        </w:rPr>
        <w:t xml:space="preserve"> ha</w:t>
      </w:r>
      <w:r w:rsidR="002E6286">
        <w:rPr>
          <w:rFonts w:ascii="Times New Roman" w:hAnsi="Times New Roman" w:cs="Times New Roman"/>
          <w:sz w:val="24"/>
          <w:szCs w:val="24"/>
        </w:rPr>
        <w:t>ve been previously characterized as showing a resistant and sensitive phenotype</w:t>
      </w:r>
      <w:r w:rsidR="00F81198">
        <w:rPr>
          <w:rFonts w:ascii="Times New Roman" w:hAnsi="Times New Roman" w:cs="Times New Roman"/>
          <w:sz w:val="24"/>
          <w:szCs w:val="24"/>
        </w:rPr>
        <w:t xml:space="preserve"> to EGFR inhibition</w:t>
      </w:r>
      <w:r w:rsidR="00381328">
        <w:rPr>
          <w:rFonts w:ascii="Times New Roman" w:hAnsi="Times New Roman" w:cs="Times New Roman"/>
          <w:sz w:val="24"/>
          <w:szCs w:val="24"/>
        </w:rPr>
        <w:t>,</w:t>
      </w:r>
      <w:r w:rsidR="002E6286">
        <w:rPr>
          <w:rFonts w:ascii="Times New Roman" w:hAnsi="Times New Roman" w:cs="Times New Roman"/>
          <w:sz w:val="24"/>
          <w:szCs w:val="24"/>
        </w:rPr>
        <w:t xml:space="preserve"> respectively. </w:t>
      </w:r>
      <w:r w:rsidR="008E09B6">
        <w:rPr>
          <w:rFonts w:ascii="Times New Roman" w:hAnsi="Times New Roman" w:cs="Times New Roman"/>
          <w:sz w:val="24"/>
          <w:szCs w:val="24"/>
        </w:rPr>
        <w:t xml:space="preserve">Cells </w:t>
      </w:r>
      <w:r w:rsidR="00116DCC">
        <w:rPr>
          <w:rFonts w:ascii="Times New Roman" w:hAnsi="Times New Roman" w:cs="Times New Roman"/>
          <w:sz w:val="24"/>
          <w:szCs w:val="24"/>
        </w:rPr>
        <w:t xml:space="preserve">were </w:t>
      </w:r>
      <w:r w:rsidR="008E09B6">
        <w:rPr>
          <w:rFonts w:ascii="Times New Roman" w:hAnsi="Times New Roman" w:cs="Times New Roman"/>
          <w:sz w:val="24"/>
          <w:szCs w:val="24"/>
        </w:rPr>
        <w:t xml:space="preserve">grown on polyacrylamide substrate of </w:t>
      </w:r>
      <w:r>
        <w:rPr>
          <w:rFonts w:ascii="Times New Roman" w:hAnsi="Times New Roman" w:cs="Times New Roman"/>
          <w:sz w:val="24"/>
          <w:szCs w:val="24"/>
        </w:rPr>
        <w:t>varying</w:t>
      </w:r>
      <w:r w:rsidR="008E09B6">
        <w:rPr>
          <w:rFonts w:ascii="Times New Roman" w:hAnsi="Times New Roman" w:cs="Times New Roman"/>
          <w:sz w:val="24"/>
          <w:szCs w:val="24"/>
        </w:rPr>
        <w:t xml:space="preserve"> stiffness, modulated from 0.6 kPa to 55 kPa, coated with </w:t>
      </w:r>
      <w:r w:rsidR="00B67EDD">
        <w:rPr>
          <w:rFonts w:ascii="Times New Roman" w:hAnsi="Times New Roman" w:cs="Times New Roman"/>
          <w:sz w:val="24"/>
          <w:szCs w:val="24"/>
        </w:rPr>
        <w:t xml:space="preserve">fibronectin. </w:t>
      </w:r>
      <w:r w:rsidR="00A0436C">
        <w:rPr>
          <w:rFonts w:ascii="Times New Roman" w:hAnsi="Times New Roman" w:cs="Times New Roman"/>
          <w:sz w:val="24"/>
          <w:szCs w:val="24"/>
        </w:rPr>
        <w:t>For tracking</w:t>
      </w:r>
      <w:r w:rsidR="00CA60E8">
        <w:rPr>
          <w:rFonts w:ascii="Times New Roman" w:hAnsi="Times New Roman" w:cs="Times New Roman"/>
          <w:sz w:val="24"/>
          <w:szCs w:val="24"/>
        </w:rPr>
        <w:t xml:space="preserve"> and analysis</w:t>
      </w:r>
      <w:r w:rsidR="00A0436C">
        <w:rPr>
          <w:rFonts w:ascii="Times New Roman" w:hAnsi="Times New Roman" w:cs="Times New Roman"/>
          <w:sz w:val="24"/>
          <w:szCs w:val="24"/>
        </w:rPr>
        <w:t xml:space="preserve"> purposes, cells </w:t>
      </w:r>
      <w:r w:rsidR="00116DCC">
        <w:rPr>
          <w:rFonts w:ascii="Times New Roman" w:hAnsi="Times New Roman" w:cs="Times New Roman"/>
          <w:sz w:val="24"/>
          <w:szCs w:val="24"/>
        </w:rPr>
        <w:t xml:space="preserve">were </w:t>
      </w:r>
      <w:r w:rsidR="00A0436C">
        <w:rPr>
          <w:rFonts w:ascii="Times New Roman" w:hAnsi="Times New Roman" w:cs="Times New Roman"/>
          <w:sz w:val="24"/>
          <w:szCs w:val="24"/>
        </w:rPr>
        <w:t>labeled with H2B-mRFP and Geminin-</w:t>
      </w:r>
      <w:proofErr w:type="spellStart"/>
      <w:r w:rsidR="00A0436C">
        <w:rPr>
          <w:rFonts w:ascii="Times New Roman" w:hAnsi="Times New Roman" w:cs="Times New Roman"/>
          <w:sz w:val="24"/>
          <w:szCs w:val="24"/>
        </w:rPr>
        <w:t>mAG.</w:t>
      </w:r>
      <w:proofErr w:type="spellEnd"/>
      <w:r w:rsidR="00A0436C">
        <w:rPr>
          <w:rFonts w:ascii="Times New Roman" w:hAnsi="Times New Roman" w:cs="Times New Roman"/>
          <w:sz w:val="24"/>
          <w:szCs w:val="24"/>
        </w:rPr>
        <w:t xml:space="preserve"> The first allows for continual tracking of individual cells for the course of the experiment while the latter marks the transition from G1 to S phase, remaining expressed until the cell divides. Cells </w:t>
      </w:r>
      <w:r w:rsidR="00116DCC">
        <w:rPr>
          <w:rFonts w:ascii="Times New Roman" w:hAnsi="Times New Roman" w:cs="Times New Roman"/>
          <w:sz w:val="24"/>
          <w:szCs w:val="24"/>
        </w:rPr>
        <w:t xml:space="preserve">were </w:t>
      </w:r>
      <w:r w:rsidR="00A0436C">
        <w:rPr>
          <w:rFonts w:ascii="Times New Roman" w:hAnsi="Times New Roman" w:cs="Times New Roman"/>
          <w:sz w:val="24"/>
          <w:szCs w:val="24"/>
        </w:rPr>
        <w:t xml:space="preserve">imaged every 20 minutes over a period of five days. </w:t>
      </w:r>
    </w:p>
    <w:p w14:paraId="0FF57F61" w14:textId="77777777" w:rsidR="0042332F" w:rsidRDefault="0042332F" w:rsidP="005F5A8E">
      <w:pPr>
        <w:spacing w:after="0" w:line="480" w:lineRule="auto"/>
        <w:jc w:val="both"/>
        <w:rPr>
          <w:rFonts w:ascii="Times New Roman" w:hAnsi="Times New Roman" w:cs="Times New Roman"/>
          <w:sz w:val="24"/>
          <w:szCs w:val="24"/>
        </w:rPr>
      </w:pPr>
    </w:p>
    <w:p w14:paraId="582458BF" w14:textId="6497C9BB" w:rsidR="00ED2C15" w:rsidRDefault="00436BB6"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We </w:t>
      </w:r>
      <w:r w:rsidR="008B5828">
        <w:rPr>
          <w:rFonts w:ascii="Times New Roman" w:hAnsi="Times New Roman" w:cs="Times New Roman"/>
          <w:sz w:val="24"/>
          <w:szCs w:val="24"/>
        </w:rPr>
        <w:t xml:space="preserve">followed </w:t>
      </w:r>
      <w:r w:rsidR="00A65766">
        <w:rPr>
          <w:rFonts w:ascii="Times New Roman" w:hAnsi="Times New Roman" w:cs="Times New Roman"/>
          <w:sz w:val="24"/>
          <w:szCs w:val="24"/>
        </w:rPr>
        <w:t xml:space="preserve">the change in overall cell population using </w:t>
      </w:r>
      <w:r w:rsidR="001F76E5">
        <w:rPr>
          <w:rFonts w:ascii="Times New Roman" w:hAnsi="Times New Roman" w:cs="Times New Roman"/>
          <w:sz w:val="24"/>
          <w:szCs w:val="24"/>
        </w:rPr>
        <w:t xml:space="preserve">the methodology developed by Quaranta </w:t>
      </w:r>
      <w:r w:rsidR="00A65766">
        <w:rPr>
          <w:rFonts w:ascii="Times New Roman" w:hAnsi="Times New Roman" w:cs="Times New Roman"/>
          <w:i/>
          <w:sz w:val="24"/>
          <w:szCs w:val="24"/>
        </w:rPr>
        <w:t>et al.</w:t>
      </w:r>
      <w:r w:rsidR="00A65766">
        <w:rPr>
          <w:rFonts w:ascii="Times New Roman" w:hAnsi="Times New Roman" w:cs="Times New Roman"/>
          <w:sz w:val="24"/>
          <w:szCs w:val="24"/>
        </w:rPr>
        <w:t xml:space="preserve"> </w:t>
      </w:r>
      <w:r w:rsidR="00392EEE">
        <w:rPr>
          <w:rFonts w:ascii="Times New Roman" w:hAnsi="Times New Roman" w:cs="Times New Roman"/>
          <w:sz w:val="24"/>
          <w:szCs w:val="24"/>
        </w:rPr>
        <w:t xml:space="preserve">called </w:t>
      </w:r>
      <w:r w:rsidR="001F76E5">
        <w:rPr>
          <w:rFonts w:ascii="Times New Roman" w:hAnsi="Times New Roman" w:cs="Times New Roman"/>
          <w:sz w:val="24"/>
          <w:szCs w:val="24"/>
        </w:rPr>
        <w:t xml:space="preserve">the drug-induced proliferation (DIP) rate. The DIP rate is the linear </w:t>
      </w:r>
      <w:r w:rsidR="00A65766">
        <w:rPr>
          <w:rFonts w:ascii="Times New Roman" w:hAnsi="Times New Roman" w:cs="Times New Roman"/>
          <w:sz w:val="24"/>
          <w:szCs w:val="24"/>
        </w:rPr>
        <w:t>fit of cell population doubling</w:t>
      </w:r>
      <w:r w:rsidR="001F76E5">
        <w:rPr>
          <w:rFonts w:ascii="Times New Roman" w:hAnsi="Times New Roman" w:cs="Times New Roman"/>
          <w:sz w:val="24"/>
          <w:szCs w:val="24"/>
        </w:rPr>
        <w:t xml:space="preserve"> as a function o</w:t>
      </w:r>
      <w:r w:rsidR="00A65766">
        <w:rPr>
          <w:rFonts w:ascii="Times New Roman" w:hAnsi="Times New Roman" w:cs="Times New Roman"/>
          <w:sz w:val="24"/>
          <w:szCs w:val="24"/>
        </w:rPr>
        <w:t xml:space="preserve">f time after the point of linear response. </w:t>
      </w:r>
      <w:r w:rsidR="00ED2C15">
        <w:rPr>
          <w:rFonts w:ascii="Times New Roman" w:hAnsi="Times New Roman" w:cs="Times New Roman"/>
          <w:sz w:val="24"/>
          <w:szCs w:val="24"/>
        </w:rPr>
        <w:t xml:space="preserve">Using the DIP rate as a growth metric over other fits such as logistic growth allows us to compare a single fit quantity across cell populations that are expanding or declining. </w:t>
      </w:r>
      <w:r w:rsidR="00A65766">
        <w:rPr>
          <w:rFonts w:ascii="Times New Roman" w:hAnsi="Times New Roman" w:cs="Times New Roman"/>
          <w:sz w:val="24"/>
          <w:szCs w:val="24"/>
        </w:rPr>
        <w:t>On the stiffest substrate (55</w:t>
      </w:r>
      <w:r w:rsidR="00B64346">
        <w:rPr>
          <w:rFonts w:ascii="Times New Roman" w:hAnsi="Times New Roman" w:cs="Times New Roman"/>
          <w:sz w:val="24"/>
          <w:szCs w:val="24"/>
        </w:rPr>
        <w:t xml:space="preserve"> </w:t>
      </w:r>
      <w:r w:rsidR="00A65766">
        <w:rPr>
          <w:rFonts w:ascii="Times New Roman" w:hAnsi="Times New Roman" w:cs="Times New Roman"/>
          <w:sz w:val="24"/>
          <w:szCs w:val="24"/>
        </w:rPr>
        <w:t>kPa), the two sublines behave as previously described</w:t>
      </w:r>
      <w:r w:rsidR="00ED2C15">
        <w:rPr>
          <w:rFonts w:ascii="Times New Roman" w:hAnsi="Times New Roman" w:cs="Times New Roman"/>
          <w:sz w:val="24"/>
          <w:szCs w:val="24"/>
        </w:rPr>
        <w:t xml:space="preserve"> with no significant difference between subline DIP rates (Fig1). Upon erlotinib treatment, the underlying sensitivity heterogeneity is made apparent with DS8 showing no significant change in DIP rate and DS9 showing a distinct negative rate (Fig1).  </w:t>
      </w:r>
    </w:p>
    <w:p w14:paraId="056D6D2F" w14:textId="77777777" w:rsidR="00ED2C15" w:rsidRDefault="00ED2C15" w:rsidP="005F5A8E">
      <w:pPr>
        <w:spacing w:after="0" w:line="480" w:lineRule="auto"/>
        <w:jc w:val="both"/>
        <w:rPr>
          <w:rFonts w:ascii="Times New Roman" w:hAnsi="Times New Roman" w:cs="Times New Roman"/>
          <w:sz w:val="24"/>
          <w:szCs w:val="24"/>
        </w:rPr>
      </w:pPr>
    </w:p>
    <w:p w14:paraId="520256BA" w14:textId="2E22E6DF" w:rsidR="00ED2C15" w:rsidRDefault="00ED2C15"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We then investigated the effects of substrate stiffness on DIP rate for both untreated and </w:t>
      </w:r>
      <w:r w:rsidR="00B64346">
        <w:rPr>
          <w:rFonts w:ascii="Times New Roman" w:hAnsi="Times New Roman" w:cs="Times New Roman"/>
          <w:sz w:val="24"/>
          <w:szCs w:val="24"/>
        </w:rPr>
        <w:t>erlotinib-</w:t>
      </w:r>
      <w:r>
        <w:rPr>
          <w:rFonts w:ascii="Times New Roman" w:hAnsi="Times New Roman" w:cs="Times New Roman"/>
          <w:sz w:val="24"/>
          <w:szCs w:val="24"/>
        </w:rPr>
        <w:t xml:space="preserve">b treated cells. </w:t>
      </w:r>
    </w:p>
    <w:p w14:paraId="3EC5EF51" w14:textId="0B5F056D" w:rsidR="008B5828" w:rsidRDefault="00F81198"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As the substrate becomes softer, cells show a marked decrease in growth rate under DMSO conditions, still, with little difference between sublines. </w:t>
      </w:r>
      <w:r w:rsidR="003A14D3">
        <w:rPr>
          <w:rFonts w:ascii="Times New Roman" w:hAnsi="Times New Roman" w:cs="Times New Roman"/>
          <w:sz w:val="24"/>
          <w:szCs w:val="24"/>
        </w:rPr>
        <w:t xml:space="preserve">All DIP rates, regardless of stiffness, are positive with no drug treatment. </w:t>
      </w:r>
      <w:r w:rsidR="00975A62">
        <w:rPr>
          <w:rFonts w:ascii="Times New Roman" w:hAnsi="Times New Roman" w:cs="Times New Roman"/>
          <w:sz w:val="24"/>
          <w:szCs w:val="24"/>
        </w:rPr>
        <w:t xml:space="preserve">Here we point out one limitation of the DIP rate: as the DIP rate expresses the linear fit of the population change over a given window, it does not fully capture all of the dynamics of a cell population. Namely, the initial response and behavior of the cells. On our softest substrate, the DIP rate is significantly different between sublines. </w:t>
      </w:r>
      <w:r w:rsidR="00975A62">
        <w:rPr>
          <w:rFonts w:ascii="Times New Roman" w:hAnsi="Times New Roman" w:cs="Times New Roman"/>
          <w:sz w:val="24"/>
          <w:szCs w:val="24"/>
        </w:rPr>
        <w:lastRenderedPageBreak/>
        <w:t xml:space="preserve">However, when using a logistic fit to describe cell number, we find similar behavior between the two (Supp. Fig 1). </w:t>
      </w:r>
    </w:p>
    <w:p w14:paraId="4A7AD6C9" w14:textId="77777777" w:rsidR="00F81198" w:rsidRDefault="00F81198" w:rsidP="005F5A8E">
      <w:pPr>
        <w:spacing w:after="0" w:line="480" w:lineRule="auto"/>
        <w:jc w:val="both"/>
        <w:rPr>
          <w:rFonts w:ascii="Times New Roman" w:hAnsi="Times New Roman" w:cs="Times New Roman"/>
          <w:sz w:val="24"/>
          <w:szCs w:val="24"/>
        </w:rPr>
      </w:pPr>
    </w:p>
    <w:p w14:paraId="658EA71F" w14:textId="5809F6AA" w:rsidR="00261FCC" w:rsidRDefault="00F81198"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We know </w:t>
      </w:r>
      <w:r w:rsidR="00506600">
        <w:rPr>
          <w:rFonts w:ascii="Times New Roman" w:hAnsi="Times New Roman" w:cs="Times New Roman"/>
          <w:sz w:val="24"/>
          <w:szCs w:val="24"/>
        </w:rPr>
        <w:t xml:space="preserve">from previous work (Quaranta citations) </w:t>
      </w:r>
      <w:r>
        <w:rPr>
          <w:rFonts w:ascii="Times New Roman" w:hAnsi="Times New Roman" w:cs="Times New Roman"/>
          <w:sz w:val="24"/>
          <w:szCs w:val="24"/>
        </w:rPr>
        <w:t>that DS8 and DS9 respond disparately to EGFR inhibit</w:t>
      </w:r>
      <w:r w:rsidR="00506600">
        <w:rPr>
          <w:rFonts w:ascii="Times New Roman" w:hAnsi="Times New Roman" w:cs="Times New Roman"/>
          <w:sz w:val="24"/>
          <w:szCs w:val="24"/>
        </w:rPr>
        <w:t xml:space="preserve">ion. In light of our results showing a change in DIP rate with substrate stiffness, we investigated </w:t>
      </w:r>
      <w:r w:rsidR="008D7966">
        <w:rPr>
          <w:rFonts w:ascii="Times New Roman" w:hAnsi="Times New Roman" w:cs="Times New Roman"/>
          <w:sz w:val="24"/>
          <w:szCs w:val="24"/>
        </w:rPr>
        <w:t xml:space="preserve">if and </w:t>
      </w:r>
      <w:r w:rsidR="00FB2905">
        <w:rPr>
          <w:rFonts w:ascii="Times New Roman" w:hAnsi="Times New Roman" w:cs="Times New Roman"/>
          <w:sz w:val="24"/>
          <w:szCs w:val="24"/>
        </w:rPr>
        <w:t xml:space="preserve">how substrate stiffness affects sensitivity to EGFR inhibition. </w:t>
      </w:r>
      <w:r w:rsidR="003A14D3">
        <w:rPr>
          <w:rFonts w:ascii="Times New Roman" w:hAnsi="Times New Roman" w:cs="Times New Roman"/>
          <w:sz w:val="24"/>
          <w:szCs w:val="24"/>
        </w:rPr>
        <w:t xml:space="preserve">We find that </w:t>
      </w:r>
      <w:r w:rsidR="00157AF8">
        <w:rPr>
          <w:rFonts w:ascii="Times New Roman" w:hAnsi="Times New Roman" w:cs="Times New Roman"/>
          <w:sz w:val="24"/>
          <w:szCs w:val="24"/>
        </w:rPr>
        <w:t xml:space="preserve">both cell lines behave similarly to previous results on our stiffest substrates. </w:t>
      </w:r>
      <w:r w:rsidR="00B64346">
        <w:rPr>
          <w:rFonts w:ascii="Times New Roman" w:hAnsi="Times New Roman" w:cs="Times New Roman"/>
          <w:sz w:val="24"/>
          <w:szCs w:val="24"/>
        </w:rPr>
        <w:t xml:space="preserve">Specifically, </w:t>
      </w:r>
      <w:r w:rsidR="00157AF8">
        <w:rPr>
          <w:rFonts w:ascii="Times New Roman" w:hAnsi="Times New Roman" w:cs="Times New Roman"/>
          <w:sz w:val="24"/>
          <w:szCs w:val="24"/>
        </w:rPr>
        <w:t xml:space="preserve">DS8 continues to proliferate in the presence of EGFR inhibitor, marked by a positive DIP rate, </w:t>
      </w:r>
      <w:r w:rsidR="00311008">
        <w:rPr>
          <w:rFonts w:ascii="Times New Roman" w:hAnsi="Times New Roman" w:cs="Times New Roman"/>
          <w:sz w:val="24"/>
          <w:szCs w:val="24"/>
        </w:rPr>
        <w:t>while DS9 shows a linear, negative DIP rate response after erlotinib treatment.</w:t>
      </w:r>
      <w:r w:rsidR="00157AF8">
        <w:rPr>
          <w:rFonts w:ascii="Times New Roman" w:hAnsi="Times New Roman" w:cs="Times New Roman"/>
          <w:sz w:val="24"/>
          <w:szCs w:val="24"/>
        </w:rPr>
        <w:t xml:space="preserve"> </w:t>
      </w:r>
      <w:r w:rsidR="00311008">
        <w:rPr>
          <w:rFonts w:ascii="Times New Roman" w:hAnsi="Times New Roman" w:cs="Times New Roman"/>
          <w:sz w:val="24"/>
          <w:szCs w:val="24"/>
        </w:rPr>
        <w:t xml:space="preserve">At </w:t>
      </w:r>
      <w:r w:rsidR="00B64346">
        <w:rPr>
          <w:rFonts w:ascii="Times New Roman" w:hAnsi="Times New Roman" w:cs="Times New Roman"/>
          <w:sz w:val="24"/>
          <w:szCs w:val="24"/>
        </w:rPr>
        <w:t xml:space="preserve">the </w:t>
      </w:r>
      <w:r w:rsidR="00311008">
        <w:rPr>
          <w:rFonts w:ascii="Times New Roman" w:hAnsi="Times New Roman" w:cs="Times New Roman"/>
          <w:sz w:val="24"/>
          <w:szCs w:val="24"/>
        </w:rPr>
        <w:t>intermediate stiffness</w:t>
      </w:r>
      <w:r w:rsidR="00B64346">
        <w:rPr>
          <w:rFonts w:ascii="Times New Roman" w:hAnsi="Times New Roman" w:cs="Times New Roman"/>
          <w:sz w:val="24"/>
          <w:szCs w:val="24"/>
        </w:rPr>
        <w:t xml:space="preserve"> of </w:t>
      </w:r>
      <w:r w:rsidR="00A62851">
        <w:rPr>
          <w:rFonts w:ascii="Times New Roman" w:hAnsi="Times New Roman" w:cs="Times New Roman"/>
          <w:sz w:val="24"/>
          <w:szCs w:val="24"/>
        </w:rPr>
        <w:t xml:space="preserve">4 </w:t>
      </w:r>
      <w:r w:rsidR="00B64346">
        <w:rPr>
          <w:rFonts w:ascii="Times New Roman" w:hAnsi="Times New Roman" w:cs="Times New Roman"/>
          <w:sz w:val="24"/>
          <w:szCs w:val="24"/>
        </w:rPr>
        <w:t>kPa</w:t>
      </w:r>
      <w:r w:rsidR="00311008">
        <w:rPr>
          <w:rFonts w:ascii="Times New Roman" w:hAnsi="Times New Roman" w:cs="Times New Roman"/>
          <w:sz w:val="24"/>
          <w:szCs w:val="24"/>
        </w:rPr>
        <w:t>, the resistant cell line shows a d</w:t>
      </w:r>
      <w:r w:rsidR="00975A62">
        <w:rPr>
          <w:rFonts w:ascii="Times New Roman" w:hAnsi="Times New Roman" w:cs="Times New Roman"/>
          <w:sz w:val="24"/>
          <w:szCs w:val="24"/>
        </w:rPr>
        <w:t xml:space="preserve">ecreased DIP rate and, intriguingly, </w:t>
      </w:r>
      <w:r w:rsidR="00975A62" w:rsidRPr="00975A62">
        <w:rPr>
          <w:rFonts w:ascii="Times New Roman" w:hAnsi="Times New Roman" w:cs="Times New Roman"/>
          <w:sz w:val="24"/>
          <w:szCs w:val="24"/>
        </w:rPr>
        <w:t>at our softest substrate of 0.2 kPa</w:t>
      </w:r>
      <w:r w:rsidR="00B64346">
        <w:rPr>
          <w:rFonts w:ascii="Times New Roman" w:hAnsi="Times New Roman" w:cs="Times New Roman"/>
          <w:sz w:val="24"/>
          <w:szCs w:val="24"/>
        </w:rPr>
        <w:t>,</w:t>
      </w:r>
      <w:r w:rsidR="00975A62" w:rsidRPr="00975A62">
        <w:rPr>
          <w:rFonts w:ascii="Times New Roman" w:hAnsi="Times New Roman" w:cs="Times New Roman"/>
          <w:sz w:val="24"/>
          <w:szCs w:val="24"/>
        </w:rPr>
        <w:t xml:space="preserve"> the resistant cell line exhibits a negative DIP rate</w:t>
      </w:r>
      <w:r w:rsidR="00975A62">
        <w:rPr>
          <w:rFonts w:ascii="Times New Roman" w:hAnsi="Times New Roman" w:cs="Times New Roman"/>
          <w:sz w:val="24"/>
          <w:szCs w:val="24"/>
        </w:rPr>
        <w:t>.</w:t>
      </w:r>
      <w:r w:rsidR="00975A62" w:rsidRPr="00975A62">
        <w:rPr>
          <w:rFonts w:ascii="Times New Roman" w:hAnsi="Times New Roman" w:cs="Times New Roman"/>
          <w:sz w:val="24"/>
          <w:szCs w:val="24"/>
        </w:rPr>
        <w:t xml:space="preserve"> </w:t>
      </w:r>
      <w:r w:rsidR="004E5C54">
        <w:rPr>
          <w:rFonts w:ascii="Times New Roman" w:hAnsi="Times New Roman" w:cs="Times New Roman"/>
          <w:sz w:val="24"/>
          <w:szCs w:val="24"/>
        </w:rPr>
        <w:t>Of note, the erlotinib-treated DS8 grown on 4 kPa substrate responds with the same curve and DIP rate as the non-treated DS8 grown on 0.2 kPa substrate</w:t>
      </w:r>
      <w:r w:rsidR="00975A62">
        <w:rPr>
          <w:rFonts w:ascii="Times New Roman" w:hAnsi="Times New Roman" w:cs="Times New Roman"/>
          <w:sz w:val="24"/>
          <w:szCs w:val="24"/>
        </w:rPr>
        <w:t xml:space="preserve"> (Fig 1 and Supp Fig 1). DS9 shows sensitivity across all substrates with a substantial negative DIP rate. There is a small decrease in DIP rate on the 0.2 kPa substrate compared to the 55 kPa substrate. Additionally, as substrate stiffness increases, the DS9 subline shows a higher cell count before the action of drug treatment is evident (Supp Fig 1). </w:t>
      </w:r>
    </w:p>
    <w:p w14:paraId="2CAE42C1" w14:textId="77777777" w:rsidR="00975A62" w:rsidRDefault="00975A62" w:rsidP="005F5A8E">
      <w:pPr>
        <w:spacing w:after="0" w:line="480" w:lineRule="auto"/>
        <w:jc w:val="both"/>
        <w:rPr>
          <w:rFonts w:ascii="Times New Roman" w:hAnsi="Times New Roman" w:cs="Times New Roman"/>
          <w:sz w:val="24"/>
          <w:szCs w:val="24"/>
        </w:rPr>
      </w:pPr>
    </w:p>
    <w:p w14:paraId="3443AE92" w14:textId="1148CE39" w:rsidR="003C69D5" w:rsidRDefault="003C69D5"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Erlotinib treatment lengthens G1 time</w:t>
      </w:r>
      <w:r w:rsidR="00A84D49">
        <w:rPr>
          <w:rFonts w:ascii="Times New Roman" w:hAnsi="Times New Roman" w:cs="Times New Roman"/>
          <w:b/>
          <w:sz w:val="24"/>
          <w:szCs w:val="24"/>
        </w:rPr>
        <w:t xml:space="preserve"> in a </w:t>
      </w:r>
      <w:r w:rsidR="00A60023">
        <w:rPr>
          <w:rFonts w:ascii="Times New Roman" w:hAnsi="Times New Roman" w:cs="Times New Roman"/>
          <w:b/>
          <w:sz w:val="24"/>
          <w:szCs w:val="24"/>
        </w:rPr>
        <w:t xml:space="preserve">substrate </w:t>
      </w:r>
      <w:r w:rsidR="00A84D49">
        <w:rPr>
          <w:rFonts w:ascii="Times New Roman" w:hAnsi="Times New Roman" w:cs="Times New Roman"/>
          <w:b/>
          <w:sz w:val="24"/>
          <w:szCs w:val="24"/>
        </w:rPr>
        <w:t>stiffness</w:t>
      </w:r>
      <w:r w:rsidR="00A62851">
        <w:rPr>
          <w:rFonts w:ascii="Times New Roman" w:hAnsi="Times New Roman" w:cs="Times New Roman"/>
          <w:b/>
          <w:sz w:val="24"/>
          <w:szCs w:val="24"/>
        </w:rPr>
        <w:t>-</w:t>
      </w:r>
      <w:r w:rsidR="00A84D49">
        <w:rPr>
          <w:rFonts w:ascii="Times New Roman" w:hAnsi="Times New Roman" w:cs="Times New Roman"/>
          <w:b/>
          <w:sz w:val="24"/>
          <w:szCs w:val="24"/>
        </w:rPr>
        <w:t>dependent manner</w:t>
      </w:r>
    </w:p>
    <w:p w14:paraId="238CE351" w14:textId="7565C48A" w:rsidR="003C69D5" w:rsidRDefault="00A84D49"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decreased DIP rate observed </w:t>
      </w:r>
      <w:r w:rsidR="00A62851">
        <w:rPr>
          <w:rFonts w:ascii="Times New Roman" w:hAnsi="Times New Roman" w:cs="Times New Roman"/>
          <w:sz w:val="24"/>
          <w:szCs w:val="24"/>
        </w:rPr>
        <w:t xml:space="preserve">in </w:t>
      </w:r>
      <w:r>
        <w:rPr>
          <w:rFonts w:ascii="Times New Roman" w:hAnsi="Times New Roman" w:cs="Times New Roman"/>
          <w:sz w:val="24"/>
          <w:szCs w:val="24"/>
        </w:rPr>
        <w:t xml:space="preserve">cells grown on soft </w:t>
      </w:r>
      <w:r w:rsidR="00A111C7">
        <w:rPr>
          <w:rFonts w:ascii="Times New Roman" w:hAnsi="Times New Roman" w:cs="Times New Roman"/>
          <w:sz w:val="24"/>
          <w:szCs w:val="24"/>
        </w:rPr>
        <w:t>substrate</w:t>
      </w:r>
      <w:r w:rsidR="00A62851">
        <w:rPr>
          <w:rFonts w:ascii="Times New Roman" w:hAnsi="Times New Roman" w:cs="Times New Roman"/>
          <w:sz w:val="24"/>
          <w:szCs w:val="24"/>
        </w:rPr>
        <w:t>s</w:t>
      </w:r>
      <w:r w:rsidR="00C43AE7">
        <w:rPr>
          <w:rFonts w:ascii="Times New Roman" w:hAnsi="Times New Roman" w:cs="Times New Roman"/>
          <w:sz w:val="24"/>
          <w:szCs w:val="24"/>
        </w:rPr>
        <w:t xml:space="preserve"> and in the presence of EGFR inhibitor</w:t>
      </w:r>
      <w:r w:rsidR="00A111C7">
        <w:rPr>
          <w:rFonts w:ascii="Times New Roman" w:hAnsi="Times New Roman" w:cs="Times New Roman"/>
          <w:sz w:val="24"/>
          <w:szCs w:val="24"/>
        </w:rPr>
        <w:t xml:space="preserve"> led us to investigate the </w:t>
      </w:r>
      <w:r w:rsidR="00975A62">
        <w:rPr>
          <w:rFonts w:ascii="Times New Roman" w:hAnsi="Times New Roman" w:cs="Times New Roman"/>
          <w:sz w:val="24"/>
          <w:szCs w:val="24"/>
        </w:rPr>
        <w:t>origin of the decreasing cell number</w:t>
      </w:r>
      <w:r w:rsidR="00A111C7">
        <w:rPr>
          <w:rFonts w:ascii="Times New Roman" w:hAnsi="Times New Roman" w:cs="Times New Roman"/>
          <w:sz w:val="24"/>
          <w:szCs w:val="24"/>
        </w:rPr>
        <w:t xml:space="preserve">. A change in DIP rate </w:t>
      </w:r>
      <w:r w:rsidR="00C43AE7">
        <w:rPr>
          <w:rFonts w:ascii="Times New Roman" w:hAnsi="Times New Roman" w:cs="Times New Roman"/>
          <w:sz w:val="24"/>
          <w:szCs w:val="24"/>
        </w:rPr>
        <w:t>is produced</w:t>
      </w:r>
      <w:r w:rsidR="00A111C7">
        <w:rPr>
          <w:rFonts w:ascii="Times New Roman" w:hAnsi="Times New Roman" w:cs="Times New Roman"/>
          <w:sz w:val="24"/>
          <w:szCs w:val="24"/>
        </w:rPr>
        <w:t xml:space="preserve"> by </w:t>
      </w:r>
      <w:r w:rsidR="00C43AE7">
        <w:rPr>
          <w:rFonts w:ascii="Times New Roman" w:hAnsi="Times New Roman" w:cs="Times New Roman"/>
          <w:sz w:val="24"/>
          <w:szCs w:val="24"/>
        </w:rPr>
        <w:t>a</w:t>
      </w:r>
      <w:r w:rsidR="00A111C7">
        <w:rPr>
          <w:rFonts w:ascii="Times New Roman" w:hAnsi="Times New Roman" w:cs="Times New Roman"/>
          <w:sz w:val="24"/>
          <w:szCs w:val="24"/>
        </w:rPr>
        <w:t xml:space="preserve"> change in fraction of actively dividing, dying, or quiescent cell populations. We </w:t>
      </w:r>
      <w:r w:rsidR="003B0227">
        <w:rPr>
          <w:rFonts w:ascii="Times New Roman" w:hAnsi="Times New Roman" w:cs="Times New Roman"/>
          <w:sz w:val="24"/>
          <w:szCs w:val="24"/>
        </w:rPr>
        <w:t>investigated the cause of</w:t>
      </w:r>
      <w:r w:rsidR="00A111C7">
        <w:rPr>
          <w:rFonts w:ascii="Times New Roman" w:hAnsi="Times New Roman" w:cs="Times New Roman"/>
          <w:sz w:val="24"/>
          <w:szCs w:val="24"/>
        </w:rPr>
        <w:t xml:space="preserve"> this change in our cells</w:t>
      </w:r>
      <w:r w:rsidR="00C43AE7">
        <w:rPr>
          <w:rFonts w:ascii="Times New Roman" w:hAnsi="Times New Roman" w:cs="Times New Roman"/>
          <w:sz w:val="24"/>
          <w:szCs w:val="24"/>
        </w:rPr>
        <w:t xml:space="preserve"> </w:t>
      </w:r>
      <w:r w:rsidR="003B0227">
        <w:rPr>
          <w:rFonts w:ascii="Times New Roman" w:hAnsi="Times New Roman" w:cs="Times New Roman"/>
          <w:sz w:val="24"/>
          <w:szCs w:val="24"/>
        </w:rPr>
        <w:t xml:space="preserve">by </w:t>
      </w:r>
      <w:r w:rsidR="00C43AE7">
        <w:rPr>
          <w:rFonts w:ascii="Times New Roman" w:hAnsi="Times New Roman" w:cs="Times New Roman"/>
          <w:sz w:val="24"/>
          <w:szCs w:val="24"/>
        </w:rPr>
        <w:t>modulating the stiffness of the substrate in addition to treat</w:t>
      </w:r>
      <w:r w:rsidR="003B0227">
        <w:rPr>
          <w:rFonts w:ascii="Times New Roman" w:hAnsi="Times New Roman" w:cs="Times New Roman"/>
          <w:sz w:val="24"/>
          <w:szCs w:val="24"/>
        </w:rPr>
        <w:t>ing</w:t>
      </w:r>
      <w:r w:rsidR="00C43AE7">
        <w:rPr>
          <w:rFonts w:ascii="Times New Roman" w:hAnsi="Times New Roman" w:cs="Times New Roman"/>
          <w:sz w:val="24"/>
          <w:szCs w:val="24"/>
        </w:rPr>
        <w:t xml:space="preserve"> with erlotinib</w:t>
      </w:r>
      <w:r w:rsidR="00A111C7">
        <w:rPr>
          <w:rFonts w:ascii="Times New Roman" w:hAnsi="Times New Roman" w:cs="Times New Roman"/>
          <w:sz w:val="24"/>
          <w:szCs w:val="24"/>
        </w:rPr>
        <w:t xml:space="preserve">. </w:t>
      </w:r>
      <w:r w:rsidR="00C43AE7">
        <w:rPr>
          <w:rFonts w:ascii="Times New Roman" w:hAnsi="Times New Roman" w:cs="Times New Roman"/>
          <w:sz w:val="24"/>
          <w:szCs w:val="24"/>
        </w:rPr>
        <w:t>To track variations in</w:t>
      </w:r>
      <w:r w:rsidR="00A111C7">
        <w:rPr>
          <w:rFonts w:ascii="Times New Roman" w:hAnsi="Times New Roman" w:cs="Times New Roman"/>
          <w:sz w:val="24"/>
          <w:szCs w:val="24"/>
        </w:rPr>
        <w:t xml:space="preserve"> cell cycle progression</w:t>
      </w:r>
      <w:r w:rsidR="00C43AE7">
        <w:rPr>
          <w:rFonts w:ascii="Times New Roman" w:hAnsi="Times New Roman" w:cs="Times New Roman"/>
          <w:sz w:val="24"/>
          <w:szCs w:val="24"/>
        </w:rPr>
        <w:t xml:space="preserve"> timing we</w:t>
      </w:r>
      <w:r w:rsidR="00A111C7">
        <w:rPr>
          <w:rFonts w:ascii="Times New Roman" w:hAnsi="Times New Roman" w:cs="Times New Roman"/>
          <w:sz w:val="24"/>
          <w:szCs w:val="24"/>
        </w:rPr>
        <w:t xml:space="preserve"> </w:t>
      </w:r>
      <w:r w:rsidR="00C43AE7">
        <w:rPr>
          <w:rFonts w:ascii="Times New Roman" w:hAnsi="Times New Roman" w:cs="Times New Roman"/>
          <w:sz w:val="24"/>
          <w:szCs w:val="24"/>
        </w:rPr>
        <w:t>use</w:t>
      </w:r>
      <w:r w:rsidR="003B0227">
        <w:rPr>
          <w:rFonts w:ascii="Times New Roman" w:hAnsi="Times New Roman" w:cs="Times New Roman"/>
          <w:sz w:val="24"/>
          <w:szCs w:val="24"/>
        </w:rPr>
        <w:t>d</w:t>
      </w:r>
      <w:r w:rsidR="00A111C7">
        <w:rPr>
          <w:rFonts w:ascii="Times New Roman" w:hAnsi="Times New Roman" w:cs="Times New Roman"/>
          <w:sz w:val="24"/>
          <w:szCs w:val="24"/>
        </w:rPr>
        <w:t xml:space="preserve"> a fluorescent </w:t>
      </w:r>
      <w:r w:rsidR="00C43AE7">
        <w:rPr>
          <w:rFonts w:ascii="Times New Roman" w:hAnsi="Times New Roman" w:cs="Times New Roman"/>
          <w:sz w:val="24"/>
          <w:szCs w:val="24"/>
        </w:rPr>
        <w:t xml:space="preserve">marker for G1/S transition, </w:t>
      </w:r>
      <w:r w:rsidR="00C43AE7" w:rsidRPr="00C43AE7">
        <w:rPr>
          <w:rFonts w:ascii="Times New Roman" w:hAnsi="Times New Roman" w:cs="Times New Roman"/>
          <w:sz w:val="24"/>
          <w:szCs w:val="24"/>
        </w:rPr>
        <w:t>Geminin-</w:t>
      </w:r>
      <w:proofErr w:type="spellStart"/>
      <w:r w:rsidR="00C43AE7" w:rsidRPr="00C43AE7">
        <w:rPr>
          <w:rFonts w:ascii="Times New Roman" w:hAnsi="Times New Roman" w:cs="Times New Roman"/>
          <w:sz w:val="24"/>
          <w:szCs w:val="24"/>
        </w:rPr>
        <w:t>mAG</w:t>
      </w:r>
      <w:r w:rsidR="00C43AE7">
        <w:rPr>
          <w:rFonts w:ascii="Times New Roman" w:hAnsi="Times New Roman" w:cs="Times New Roman"/>
          <w:sz w:val="24"/>
          <w:szCs w:val="24"/>
        </w:rPr>
        <w:t>.</w:t>
      </w:r>
      <w:proofErr w:type="spellEnd"/>
      <w:r w:rsidR="00C43AE7">
        <w:rPr>
          <w:rFonts w:ascii="Times New Roman" w:hAnsi="Times New Roman" w:cs="Times New Roman"/>
          <w:sz w:val="24"/>
          <w:szCs w:val="24"/>
        </w:rPr>
        <w:t xml:space="preserve"> The marker is expressed at the onset of S-phase until the cell completes mitosis. </w:t>
      </w:r>
      <w:r w:rsidR="00DD3142">
        <w:rPr>
          <w:rFonts w:ascii="Times New Roman" w:hAnsi="Times New Roman" w:cs="Times New Roman"/>
          <w:sz w:val="24"/>
          <w:szCs w:val="24"/>
        </w:rPr>
        <w:t>We follow</w:t>
      </w:r>
      <w:r w:rsidR="003B0227">
        <w:rPr>
          <w:rFonts w:ascii="Times New Roman" w:hAnsi="Times New Roman" w:cs="Times New Roman"/>
          <w:sz w:val="24"/>
          <w:szCs w:val="24"/>
        </w:rPr>
        <w:t>ed</w:t>
      </w:r>
      <w:r w:rsidR="00DD3142">
        <w:rPr>
          <w:rFonts w:ascii="Times New Roman" w:hAnsi="Times New Roman" w:cs="Times New Roman"/>
          <w:sz w:val="24"/>
          <w:szCs w:val="24"/>
        </w:rPr>
        <w:t xml:space="preserve"> both the time</w:t>
      </w:r>
      <w:r w:rsidR="008D7966">
        <w:rPr>
          <w:rFonts w:ascii="Times New Roman" w:hAnsi="Times New Roman" w:cs="Times New Roman"/>
          <w:sz w:val="24"/>
          <w:szCs w:val="24"/>
        </w:rPr>
        <w:t xml:space="preserve"> that</w:t>
      </w:r>
      <w:r w:rsidR="00DD3142">
        <w:rPr>
          <w:rFonts w:ascii="Times New Roman" w:hAnsi="Times New Roman" w:cs="Times New Roman"/>
          <w:sz w:val="24"/>
          <w:szCs w:val="24"/>
        </w:rPr>
        <w:t xml:space="preserve"> Geminin </w:t>
      </w:r>
      <w:r w:rsidR="003B0227">
        <w:rPr>
          <w:rFonts w:ascii="Times New Roman" w:hAnsi="Times New Roman" w:cs="Times New Roman"/>
          <w:sz w:val="24"/>
          <w:szCs w:val="24"/>
        </w:rPr>
        <w:t>wa</w:t>
      </w:r>
      <w:r w:rsidR="00DD3142">
        <w:rPr>
          <w:rFonts w:ascii="Times New Roman" w:hAnsi="Times New Roman" w:cs="Times New Roman"/>
          <w:sz w:val="24"/>
          <w:szCs w:val="24"/>
        </w:rPr>
        <w:t>s</w:t>
      </w:r>
      <w:r w:rsidR="008D7966">
        <w:rPr>
          <w:rFonts w:ascii="Times New Roman" w:hAnsi="Times New Roman" w:cs="Times New Roman"/>
          <w:sz w:val="24"/>
          <w:szCs w:val="24"/>
        </w:rPr>
        <w:t xml:space="preserve"> not</w:t>
      </w:r>
      <w:r w:rsidR="00DD3142">
        <w:rPr>
          <w:rFonts w:ascii="Times New Roman" w:hAnsi="Times New Roman" w:cs="Times New Roman"/>
          <w:sz w:val="24"/>
          <w:szCs w:val="24"/>
        </w:rPr>
        <w:t xml:space="preserve"> expressed, labeled G1, and the time that Geminin </w:t>
      </w:r>
      <w:r w:rsidR="003B0227">
        <w:rPr>
          <w:rFonts w:ascii="Times New Roman" w:hAnsi="Times New Roman" w:cs="Times New Roman"/>
          <w:sz w:val="24"/>
          <w:szCs w:val="24"/>
        </w:rPr>
        <w:t>wa</w:t>
      </w:r>
      <w:r w:rsidR="00DD3142">
        <w:rPr>
          <w:rFonts w:ascii="Times New Roman" w:hAnsi="Times New Roman" w:cs="Times New Roman"/>
          <w:sz w:val="24"/>
          <w:szCs w:val="24"/>
        </w:rPr>
        <w:t xml:space="preserve">s expressed, S/G2/M, </w:t>
      </w:r>
      <w:r w:rsidR="00472C14">
        <w:rPr>
          <w:rFonts w:ascii="Times New Roman" w:hAnsi="Times New Roman" w:cs="Times New Roman"/>
          <w:sz w:val="24"/>
          <w:szCs w:val="24"/>
        </w:rPr>
        <w:t>for individual cells across experiments</w:t>
      </w:r>
      <w:r w:rsidR="00975A62">
        <w:rPr>
          <w:rFonts w:ascii="Times New Roman" w:hAnsi="Times New Roman" w:cs="Times New Roman"/>
          <w:sz w:val="24"/>
          <w:szCs w:val="24"/>
        </w:rPr>
        <w:t xml:space="preserve"> (Supp. Fig. #)</w:t>
      </w:r>
      <w:r w:rsidR="00472C14">
        <w:rPr>
          <w:rFonts w:ascii="Times New Roman" w:hAnsi="Times New Roman" w:cs="Times New Roman"/>
          <w:sz w:val="24"/>
          <w:szCs w:val="24"/>
        </w:rPr>
        <w:t>.</w:t>
      </w:r>
    </w:p>
    <w:p w14:paraId="6EF970D1" w14:textId="77777777" w:rsidR="00C43AE7" w:rsidRDefault="00C43AE7" w:rsidP="005F5A8E">
      <w:pPr>
        <w:spacing w:after="0" w:line="480" w:lineRule="auto"/>
        <w:jc w:val="both"/>
        <w:rPr>
          <w:rFonts w:ascii="Times New Roman" w:hAnsi="Times New Roman" w:cs="Times New Roman"/>
          <w:sz w:val="24"/>
          <w:szCs w:val="24"/>
        </w:rPr>
      </w:pPr>
    </w:p>
    <w:p w14:paraId="7269EC52" w14:textId="334293B7" w:rsidR="002B37CB" w:rsidRDefault="00880AD1" w:rsidP="005F5A8E">
      <w:pPr>
        <w:spacing w:after="0" w:line="480" w:lineRule="auto"/>
        <w:jc w:val="both"/>
        <w:rPr>
          <w:rFonts w:ascii="Times New Roman" w:hAnsi="Times New Roman" w:cs="Times New Roman"/>
          <w:sz w:val="24"/>
          <w:szCs w:val="24"/>
        </w:rPr>
      </w:pPr>
      <w:r w:rsidRPr="00880AD1">
        <w:rPr>
          <w:rFonts w:ascii="Times New Roman" w:hAnsi="Times New Roman" w:cs="Times New Roman"/>
          <w:sz w:val="24"/>
          <w:szCs w:val="24"/>
        </w:rPr>
        <w:t xml:space="preserve">We fit a log-normal distribution to </w:t>
      </w:r>
      <w:r w:rsidR="007453E9" w:rsidRPr="007453E9">
        <w:rPr>
          <w:rFonts w:ascii="Times New Roman" w:hAnsi="Times New Roman" w:cs="Times New Roman"/>
          <w:sz w:val="24"/>
          <w:szCs w:val="24"/>
        </w:rPr>
        <w:t>cell cycle events to allow</w:t>
      </w:r>
      <w:r w:rsidRPr="00880AD1">
        <w:rPr>
          <w:rFonts w:ascii="Times New Roman" w:hAnsi="Times New Roman" w:cs="Times New Roman"/>
          <w:sz w:val="24"/>
          <w:szCs w:val="24"/>
        </w:rPr>
        <w:t xml:space="preserve"> compari</w:t>
      </w:r>
      <w:r w:rsidR="00975A62">
        <w:rPr>
          <w:rFonts w:ascii="Times New Roman" w:hAnsi="Times New Roman" w:cs="Times New Roman"/>
          <w:sz w:val="24"/>
          <w:szCs w:val="24"/>
        </w:rPr>
        <w:t>son between experiments, noting</w:t>
      </w:r>
      <w:r w:rsidRPr="00880AD1">
        <w:rPr>
          <w:rFonts w:ascii="Times New Roman" w:hAnsi="Times New Roman" w:cs="Times New Roman"/>
          <w:sz w:val="24"/>
          <w:szCs w:val="24"/>
        </w:rPr>
        <w:t xml:space="preserve"> however, that the fit does not capture all the features of our experimental distributions.</w:t>
      </w:r>
      <w:r>
        <w:rPr>
          <w:rFonts w:ascii="Times New Roman" w:hAnsi="Times New Roman" w:cs="Times New Roman"/>
          <w:sz w:val="24"/>
          <w:szCs w:val="24"/>
        </w:rPr>
        <w:t xml:space="preserve"> Please see th</w:t>
      </w:r>
      <w:r w:rsidR="003A785D">
        <w:rPr>
          <w:rFonts w:ascii="Times New Roman" w:hAnsi="Times New Roman" w:cs="Times New Roman"/>
          <w:sz w:val="24"/>
          <w:szCs w:val="24"/>
        </w:rPr>
        <w:t xml:space="preserve">e supplemental </w:t>
      </w:r>
      <w:r w:rsidR="00202988">
        <w:rPr>
          <w:rFonts w:ascii="Times New Roman" w:hAnsi="Times New Roman" w:cs="Times New Roman"/>
          <w:sz w:val="24"/>
          <w:szCs w:val="24"/>
        </w:rPr>
        <w:t xml:space="preserve">information </w:t>
      </w:r>
      <w:r w:rsidR="003A785D">
        <w:rPr>
          <w:rFonts w:ascii="Times New Roman" w:hAnsi="Times New Roman" w:cs="Times New Roman"/>
          <w:sz w:val="24"/>
          <w:szCs w:val="24"/>
        </w:rPr>
        <w:t>for fitting errors</w:t>
      </w:r>
      <w:r>
        <w:rPr>
          <w:rFonts w:ascii="Times New Roman" w:hAnsi="Times New Roman" w:cs="Times New Roman"/>
          <w:sz w:val="24"/>
          <w:szCs w:val="24"/>
        </w:rPr>
        <w:t xml:space="preserve">. </w:t>
      </w:r>
      <w:r w:rsidR="003A785D">
        <w:rPr>
          <w:rFonts w:ascii="Times New Roman" w:hAnsi="Times New Roman" w:cs="Times New Roman"/>
          <w:sz w:val="24"/>
          <w:szCs w:val="24"/>
        </w:rPr>
        <w:t>Additionally</w:t>
      </w:r>
      <w:r w:rsidR="00A62851">
        <w:rPr>
          <w:rFonts w:ascii="Times New Roman" w:hAnsi="Times New Roman" w:cs="Times New Roman"/>
          <w:sz w:val="24"/>
          <w:szCs w:val="24"/>
        </w:rPr>
        <w:t>,</w:t>
      </w:r>
      <w:r w:rsidR="003A785D">
        <w:rPr>
          <w:rFonts w:ascii="Times New Roman" w:hAnsi="Times New Roman" w:cs="Times New Roman"/>
          <w:sz w:val="24"/>
          <w:szCs w:val="24"/>
        </w:rPr>
        <w:t xml:space="preserve"> we find that u</w:t>
      </w:r>
      <w:r w:rsidRPr="00880AD1">
        <w:rPr>
          <w:rFonts w:ascii="Times New Roman" w:hAnsi="Times New Roman" w:cs="Times New Roman"/>
          <w:sz w:val="24"/>
          <w:szCs w:val="24"/>
        </w:rPr>
        <w:t xml:space="preserve">pon drug treatment, there is a delay until drug action. </w:t>
      </w:r>
      <w:r w:rsidR="003A785D">
        <w:rPr>
          <w:rFonts w:ascii="Times New Roman" w:hAnsi="Times New Roman" w:cs="Times New Roman"/>
          <w:sz w:val="24"/>
          <w:szCs w:val="24"/>
        </w:rPr>
        <w:t>For this reason</w:t>
      </w:r>
      <w:r w:rsidR="00A62851">
        <w:rPr>
          <w:rFonts w:ascii="Times New Roman" w:hAnsi="Times New Roman" w:cs="Times New Roman"/>
          <w:sz w:val="24"/>
          <w:szCs w:val="24"/>
        </w:rPr>
        <w:t>,</w:t>
      </w:r>
      <w:r w:rsidR="003A785D">
        <w:rPr>
          <w:rFonts w:ascii="Times New Roman" w:hAnsi="Times New Roman" w:cs="Times New Roman"/>
          <w:sz w:val="24"/>
          <w:szCs w:val="24"/>
        </w:rPr>
        <w:t xml:space="preserve"> we capture cell cycle dynamics data for times greater than 24 hours. </w:t>
      </w:r>
      <w:r w:rsidR="00472C14">
        <w:rPr>
          <w:rFonts w:ascii="Times New Roman" w:hAnsi="Times New Roman" w:cs="Times New Roman"/>
          <w:sz w:val="24"/>
          <w:szCs w:val="24"/>
        </w:rPr>
        <w:t xml:space="preserve">We first </w:t>
      </w:r>
      <w:r w:rsidR="00402BCD">
        <w:rPr>
          <w:rFonts w:ascii="Times New Roman" w:hAnsi="Times New Roman" w:cs="Times New Roman"/>
          <w:sz w:val="24"/>
          <w:szCs w:val="24"/>
        </w:rPr>
        <w:t>observe</w:t>
      </w:r>
      <w:r w:rsidR="00472C14">
        <w:rPr>
          <w:rFonts w:ascii="Times New Roman" w:hAnsi="Times New Roman" w:cs="Times New Roman"/>
          <w:sz w:val="24"/>
          <w:szCs w:val="24"/>
        </w:rPr>
        <w:t xml:space="preserve"> that changing substrate stiffness has </w:t>
      </w:r>
      <w:r w:rsidR="00975A62">
        <w:rPr>
          <w:rFonts w:ascii="Times New Roman" w:hAnsi="Times New Roman" w:cs="Times New Roman"/>
          <w:sz w:val="24"/>
          <w:szCs w:val="24"/>
        </w:rPr>
        <w:t>little</w:t>
      </w:r>
      <w:r w:rsidR="00472C14">
        <w:rPr>
          <w:rFonts w:ascii="Times New Roman" w:hAnsi="Times New Roman" w:cs="Times New Roman"/>
          <w:sz w:val="24"/>
          <w:szCs w:val="24"/>
        </w:rPr>
        <w:t xml:space="preserve"> apparent effect on G1 length as exhibited</w:t>
      </w:r>
      <w:r>
        <w:rPr>
          <w:rFonts w:ascii="Times New Roman" w:hAnsi="Times New Roman" w:cs="Times New Roman"/>
          <w:sz w:val="24"/>
          <w:szCs w:val="24"/>
        </w:rPr>
        <w:t xml:space="preserve"> by</w:t>
      </w:r>
      <w:r w:rsidR="00CE53A7">
        <w:rPr>
          <w:rFonts w:ascii="Times New Roman" w:hAnsi="Times New Roman" w:cs="Times New Roman"/>
          <w:sz w:val="24"/>
          <w:szCs w:val="24"/>
        </w:rPr>
        <w:t xml:space="preserve"> </w:t>
      </w:r>
      <w:r w:rsidR="00975A62">
        <w:rPr>
          <w:rFonts w:ascii="Times New Roman" w:hAnsi="Times New Roman" w:cs="Times New Roman"/>
          <w:sz w:val="24"/>
          <w:szCs w:val="24"/>
        </w:rPr>
        <w:t>slight</w:t>
      </w:r>
      <w:r w:rsidR="00CE53A7">
        <w:rPr>
          <w:rFonts w:ascii="Times New Roman" w:hAnsi="Times New Roman" w:cs="Times New Roman"/>
          <w:sz w:val="24"/>
          <w:szCs w:val="24"/>
        </w:rPr>
        <w:t xml:space="preserve"> change in </w:t>
      </w:r>
      <w:r w:rsidR="00975A62">
        <w:rPr>
          <w:rFonts w:ascii="Times New Roman" w:hAnsi="Times New Roman" w:cs="Times New Roman"/>
          <w:sz w:val="24"/>
          <w:szCs w:val="24"/>
        </w:rPr>
        <w:t>mean</w:t>
      </w:r>
      <w:r w:rsidR="00CE53A7">
        <w:rPr>
          <w:rFonts w:ascii="Times New Roman" w:hAnsi="Times New Roman" w:cs="Times New Roman"/>
          <w:sz w:val="24"/>
          <w:szCs w:val="24"/>
        </w:rPr>
        <w:t xml:space="preserve"> G1 time. Compa</w:t>
      </w:r>
      <w:r w:rsidR="000D1BEF">
        <w:rPr>
          <w:rFonts w:ascii="Times New Roman" w:hAnsi="Times New Roman" w:cs="Times New Roman"/>
          <w:sz w:val="24"/>
          <w:szCs w:val="24"/>
        </w:rPr>
        <w:t>ring erlotinib</w:t>
      </w:r>
      <w:r w:rsidR="00202988">
        <w:rPr>
          <w:rFonts w:ascii="Times New Roman" w:hAnsi="Times New Roman" w:cs="Times New Roman"/>
          <w:sz w:val="24"/>
          <w:szCs w:val="24"/>
        </w:rPr>
        <w:t>-</w:t>
      </w:r>
      <w:r w:rsidR="000D1BEF">
        <w:rPr>
          <w:rFonts w:ascii="Times New Roman" w:hAnsi="Times New Roman" w:cs="Times New Roman"/>
          <w:sz w:val="24"/>
          <w:szCs w:val="24"/>
        </w:rPr>
        <w:t>treated cells to their counterparts grown on the equivalent stiffness substrate</w:t>
      </w:r>
      <w:r w:rsidR="00202988">
        <w:rPr>
          <w:rFonts w:ascii="Times New Roman" w:hAnsi="Times New Roman" w:cs="Times New Roman"/>
          <w:sz w:val="24"/>
          <w:szCs w:val="24"/>
        </w:rPr>
        <w:t>,</w:t>
      </w:r>
      <w:r w:rsidR="000D1BEF">
        <w:rPr>
          <w:rFonts w:ascii="Times New Roman" w:hAnsi="Times New Roman" w:cs="Times New Roman"/>
          <w:sz w:val="24"/>
          <w:szCs w:val="24"/>
        </w:rPr>
        <w:t xml:space="preserve"> we see an increase in G1 time. </w:t>
      </w:r>
      <w:r w:rsidR="002B37CB">
        <w:rPr>
          <w:rFonts w:ascii="Times New Roman" w:hAnsi="Times New Roman" w:cs="Times New Roman"/>
          <w:sz w:val="24"/>
          <w:szCs w:val="24"/>
        </w:rPr>
        <w:t>For erlotinib</w:t>
      </w:r>
      <w:r w:rsidR="00202988">
        <w:rPr>
          <w:rFonts w:ascii="Times New Roman" w:hAnsi="Times New Roman" w:cs="Times New Roman"/>
          <w:sz w:val="24"/>
          <w:szCs w:val="24"/>
        </w:rPr>
        <w:t>-</w:t>
      </w:r>
      <w:r w:rsidR="002B37CB">
        <w:rPr>
          <w:rFonts w:ascii="Times New Roman" w:hAnsi="Times New Roman" w:cs="Times New Roman"/>
          <w:sz w:val="24"/>
          <w:szCs w:val="24"/>
        </w:rPr>
        <w:t xml:space="preserve">treated cells, average G1 time increases </w:t>
      </w:r>
      <w:r w:rsidR="00975A62">
        <w:rPr>
          <w:rFonts w:ascii="Times New Roman" w:hAnsi="Times New Roman" w:cs="Times New Roman"/>
          <w:sz w:val="24"/>
          <w:szCs w:val="24"/>
        </w:rPr>
        <w:t xml:space="preserve">approximately </w:t>
      </w:r>
      <w:r w:rsidR="002B37CB">
        <w:rPr>
          <w:rFonts w:ascii="Times New Roman" w:hAnsi="Times New Roman" w:cs="Times New Roman"/>
          <w:sz w:val="24"/>
          <w:szCs w:val="24"/>
        </w:rPr>
        <w:t>linearly as a function of the log stiffness. Additionally, we find that the standard deviation increases for both treated and non-treated cells with decreasing substrate stiffness</w:t>
      </w:r>
      <w:r w:rsidR="00A60023">
        <w:rPr>
          <w:rFonts w:ascii="Times New Roman" w:hAnsi="Times New Roman" w:cs="Times New Roman"/>
          <w:sz w:val="24"/>
          <w:szCs w:val="24"/>
        </w:rPr>
        <w:t xml:space="preserve">, and that treated cells have a greater standard deviation than their non-treated equivalents. </w:t>
      </w:r>
      <w:r w:rsidR="00975A62">
        <w:rPr>
          <w:rFonts w:ascii="Times New Roman" w:hAnsi="Times New Roman" w:cs="Times New Roman"/>
          <w:sz w:val="24"/>
          <w:szCs w:val="24"/>
        </w:rPr>
        <w:t xml:space="preserve">Indeed, the slight change in mean G1 time for untreated cells is the result of increasing deviation of the distribution. </w:t>
      </w:r>
    </w:p>
    <w:p w14:paraId="649C034B" w14:textId="77777777" w:rsidR="00A60023" w:rsidRDefault="00A60023" w:rsidP="005F5A8E">
      <w:pPr>
        <w:spacing w:after="0" w:line="480" w:lineRule="auto"/>
        <w:jc w:val="both"/>
        <w:rPr>
          <w:rFonts w:ascii="Times New Roman" w:hAnsi="Times New Roman" w:cs="Times New Roman"/>
          <w:sz w:val="24"/>
          <w:szCs w:val="24"/>
        </w:rPr>
      </w:pPr>
    </w:p>
    <w:p w14:paraId="503737AD" w14:textId="77777777" w:rsidR="00A60023" w:rsidRDefault="00A60023"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Both substrate stiffness and erlotinib </w:t>
      </w:r>
      <w:r w:rsidR="005401ED">
        <w:rPr>
          <w:rFonts w:ascii="Times New Roman" w:hAnsi="Times New Roman" w:cs="Times New Roman"/>
          <w:b/>
          <w:sz w:val="24"/>
          <w:szCs w:val="24"/>
        </w:rPr>
        <w:t xml:space="preserve">treatment </w:t>
      </w:r>
      <w:r>
        <w:rPr>
          <w:rFonts w:ascii="Times New Roman" w:hAnsi="Times New Roman" w:cs="Times New Roman"/>
          <w:b/>
          <w:sz w:val="24"/>
          <w:szCs w:val="24"/>
        </w:rPr>
        <w:t>increase S/</w:t>
      </w:r>
      <w:r w:rsidR="00E36CB9">
        <w:rPr>
          <w:rFonts w:ascii="Times New Roman" w:hAnsi="Times New Roman" w:cs="Times New Roman"/>
          <w:b/>
          <w:sz w:val="24"/>
          <w:szCs w:val="24"/>
        </w:rPr>
        <w:t>G2/M</w:t>
      </w:r>
      <w:r>
        <w:rPr>
          <w:rFonts w:ascii="Times New Roman" w:hAnsi="Times New Roman" w:cs="Times New Roman"/>
          <w:b/>
          <w:sz w:val="24"/>
          <w:szCs w:val="24"/>
        </w:rPr>
        <w:t xml:space="preserve"> times</w:t>
      </w:r>
    </w:p>
    <w:p w14:paraId="715FC31C" w14:textId="279AAEA0" w:rsidR="00A60023" w:rsidRDefault="00A60023"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Next</w:t>
      </w:r>
      <w:r w:rsidR="00A62851">
        <w:rPr>
          <w:rFonts w:ascii="Times New Roman" w:hAnsi="Times New Roman" w:cs="Times New Roman"/>
          <w:sz w:val="24"/>
          <w:szCs w:val="24"/>
        </w:rPr>
        <w:t>,</w:t>
      </w:r>
      <w:r>
        <w:rPr>
          <w:rFonts w:ascii="Times New Roman" w:hAnsi="Times New Roman" w:cs="Times New Roman"/>
          <w:sz w:val="24"/>
          <w:szCs w:val="24"/>
        </w:rPr>
        <w:t xml:space="preserve"> we compare the effects of modulating substrate stiffness and erlotinib treatment on S/</w:t>
      </w:r>
      <w:r w:rsidR="00E36CB9">
        <w:rPr>
          <w:rFonts w:ascii="Times New Roman" w:hAnsi="Times New Roman" w:cs="Times New Roman"/>
          <w:sz w:val="24"/>
          <w:szCs w:val="24"/>
        </w:rPr>
        <w:t>G2/M</w:t>
      </w:r>
      <w:r>
        <w:rPr>
          <w:rFonts w:ascii="Times New Roman" w:hAnsi="Times New Roman" w:cs="Times New Roman"/>
          <w:sz w:val="24"/>
          <w:szCs w:val="24"/>
        </w:rPr>
        <w:t xml:space="preserve"> timing. The first observation we </w:t>
      </w:r>
      <w:r w:rsidR="00A07B3C">
        <w:rPr>
          <w:rFonts w:ascii="Times New Roman" w:hAnsi="Times New Roman" w:cs="Times New Roman"/>
          <w:sz w:val="24"/>
          <w:szCs w:val="24"/>
        </w:rPr>
        <w:t xml:space="preserve">note </w:t>
      </w:r>
      <w:r>
        <w:rPr>
          <w:rFonts w:ascii="Times New Roman" w:hAnsi="Times New Roman" w:cs="Times New Roman"/>
          <w:sz w:val="24"/>
          <w:szCs w:val="24"/>
        </w:rPr>
        <w:t xml:space="preserve">is that the shape of the distribution is </w:t>
      </w:r>
      <w:r w:rsidR="00E36CB9">
        <w:rPr>
          <w:rFonts w:ascii="Times New Roman" w:hAnsi="Times New Roman" w:cs="Times New Roman"/>
          <w:sz w:val="24"/>
          <w:szCs w:val="24"/>
        </w:rPr>
        <w:t xml:space="preserve">more Gaussian </w:t>
      </w:r>
      <w:r>
        <w:rPr>
          <w:rFonts w:ascii="Times New Roman" w:hAnsi="Times New Roman" w:cs="Times New Roman"/>
          <w:sz w:val="24"/>
          <w:szCs w:val="24"/>
        </w:rPr>
        <w:t xml:space="preserve">than </w:t>
      </w:r>
      <w:r w:rsidR="00E36CB9">
        <w:rPr>
          <w:rFonts w:ascii="Times New Roman" w:hAnsi="Times New Roman" w:cs="Times New Roman"/>
          <w:sz w:val="24"/>
          <w:szCs w:val="24"/>
        </w:rPr>
        <w:t xml:space="preserve">the </w:t>
      </w:r>
      <w:r>
        <w:rPr>
          <w:rFonts w:ascii="Times New Roman" w:hAnsi="Times New Roman" w:cs="Times New Roman"/>
          <w:sz w:val="24"/>
          <w:szCs w:val="24"/>
        </w:rPr>
        <w:t>G1</w:t>
      </w:r>
      <w:r w:rsidR="00E36CB9">
        <w:rPr>
          <w:rFonts w:ascii="Times New Roman" w:hAnsi="Times New Roman" w:cs="Times New Roman"/>
          <w:sz w:val="24"/>
          <w:szCs w:val="24"/>
        </w:rPr>
        <w:t xml:space="preserve"> distribution</w:t>
      </w:r>
      <w:r>
        <w:rPr>
          <w:rFonts w:ascii="Times New Roman" w:hAnsi="Times New Roman" w:cs="Times New Roman"/>
          <w:sz w:val="24"/>
          <w:szCs w:val="24"/>
        </w:rPr>
        <w:t xml:space="preserve">. We observe little difference between </w:t>
      </w:r>
      <w:r w:rsidR="002D77BD">
        <w:rPr>
          <w:rFonts w:ascii="Times New Roman" w:hAnsi="Times New Roman" w:cs="Times New Roman"/>
          <w:sz w:val="24"/>
          <w:szCs w:val="24"/>
        </w:rPr>
        <w:t xml:space="preserve">a Gaussian and log-normal fit of the experimental data. </w:t>
      </w:r>
      <w:r w:rsidR="00E36CB9">
        <w:rPr>
          <w:rFonts w:ascii="Times New Roman" w:hAnsi="Times New Roman" w:cs="Times New Roman"/>
          <w:sz w:val="24"/>
          <w:szCs w:val="24"/>
        </w:rPr>
        <w:t>As substrate stiffness is decreased, the time spent in S/G2/M increases from approximately 1</w:t>
      </w:r>
      <w:r w:rsidR="00975A62">
        <w:rPr>
          <w:rFonts w:ascii="Times New Roman" w:hAnsi="Times New Roman" w:cs="Times New Roman"/>
          <w:sz w:val="24"/>
          <w:szCs w:val="24"/>
        </w:rPr>
        <w:t>0.5 hours to 13</w:t>
      </w:r>
      <w:r w:rsidR="00E36CB9">
        <w:rPr>
          <w:rFonts w:ascii="Times New Roman" w:hAnsi="Times New Roman" w:cs="Times New Roman"/>
          <w:sz w:val="24"/>
          <w:szCs w:val="24"/>
        </w:rPr>
        <w:t xml:space="preserve"> hours, indicating that the decreased DIP rate is</w:t>
      </w:r>
      <w:r w:rsidR="009603BC">
        <w:rPr>
          <w:rFonts w:ascii="Times New Roman" w:hAnsi="Times New Roman" w:cs="Times New Roman"/>
          <w:sz w:val="24"/>
          <w:szCs w:val="24"/>
        </w:rPr>
        <w:t xml:space="preserve"> primarily</w:t>
      </w:r>
      <w:r w:rsidR="00E36CB9">
        <w:rPr>
          <w:rFonts w:ascii="Times New Roman" w:hAnsi="Times New Roman" w:cs="Times New Roman"/>
          <w:sz w:val="24"/>
          <w:szCs w:val="24"/>
        </w:rPr>
        <w:t xml:space="preserve"> </w:t>
      </w:r>
      <w:r w:rsidR="001151AA">
        <w:rPr>
          <w:rFonts w:ascii="Times New Roman" w:hAnsi="Times New Roman" w:cs="Times New Roman"/>
          <w:sz w:val="24"/>
          <w:szCs w:val="24"/>
        </w:rPr>
        <w:t>produced by</w:t>
      </w:r>
      <w:r w:rsidR="00E36CB9">
        <w:rPr>
          <w:rFonts w:ascii="Times New Roman" w:hAnsi="Times New Roman" w:cs="Times New Roman"/>
          <w:sz w:val="24"/>
          <w:szCs w:val="24"/>
        </w:rPr>
        <w:t xml:space="preserve"> </w:t>
      </w:r>
      <w:r w:rsidR="001151AA">
        <w:rPr>
          <w:rFonts w:ascii="Times New Roman" w:hAnsi="Times New Roman" w:cs="Times New Roman"/>
          <w:sz w:val="24"/>
          <w:szCs w:val="24"/>
        </w:rPr>
        <w:t xml:space="preserve">this event. </w:t>
      </w:r>
      <w:r w:rsidR="009603BC">
        <w:rPr>
          <w:rFonts w:ascii="Times New Roman" w:hAnsi="Times New Roman" w:cs="Times New Roman"/>
          <w:sz w:val="24"/>
          <w:szCs w:val="24"/>
        </w:rPr>
        <w:t>All erlotinib</w:t>
      </w:r>
      <w:r w:rsidR="00A07B3C">
        <w:rPr>
          <w:rFonts w:ascii="Times New Roman" w:hAnsi="Times New Roman" w:cs="Times New Roman"/>
          <w:sz w:val="24"/>
          <w:szCs w:val="24"/>
        </w:rPr>
        <w:t>-</w:t>
      </w:r>
      <w:r w:rsidR="009603BC">
        <w:rPr>
          <w:rFonts w:ascii="Times New Roman" w:hAnsi="Times New Roman" w:cs="Times New Roman"/>
          <w:sz w:val="24"/>
          <w:szCs w:val="24"/>
        </w:rPr>
        <w:t>treated cells have</w:t>
      </w:r>
      <w:r w:rsidR="001151AA">
        <w:rPr>
          <w:rFonts w:ascii="Times New Roman" w:hAnsi="Times New Roman" w:cs="Times New Roman"/>
          <w:sz w:val="24"/>
          <w:szCs w:val="24"/>
        </w:rPr>
        <w:t xml:space="preserve"> </w:t>
      </w:r>
      <w:r w:rsidR="009603BC">
        <w:rPr>
          <w:rFonts w:ascii="Times New Roman" w:hAnsi="Times New Roman" w:cs="Times New Roman"/>
          <w:sz w:val="24"/>
          <w:szCs w:val="24"/>
        </w:rPr>
        <w:t xml:space="preserve">increased S/G2/M time in comparison to their </w:t>
      </w:r>
      <w:r w:rsidR="00A07B3C">
        <w:rPr>
          <w:rFonts w:ascii="Times New Roman" w:hAnsi="Times New Roman" w:cs="Times New Roman"/>
          <w:sz w:val="24"/>
          <w:szCs w:val="24"/>
        </w:rPr>
        <w:t xml:space="preserve">untreated </w:t>
      </w:r>
      <w:r w:rsidR="009603BC">
        <w:rPr>
          <w:rFonts w:ascii="Times New Roman" w:hAnsi="Times New Roman" w:cs="Times New Roman"/>
          <w:sz w:val="24"/>
          <w:szCs w:val="24"/>
        </w:rPr>
        <w:t xml:space="preserve">counterparts. </w:t>
      </w:r>
      <w:r w:rsidR="00975A62">
        <w:rPr>
          <w:rFonts w:ascii="Times New Roman" w:hAnsi="Times New Roman" w:cs="Times New Roman"/>
          <w:sz w:val="24"/>
          <w:szCs w:val="24"/>
        </w:rPr>
        <w:t xml:space="preserve">There is an increased broadening of the distribution on soft substrate </w:t>
      </w:r>
      <w:r w:rsidR="00A07B3C">
        <w:rPr>
          <w:rFonts w:ascii="Times New Roman" w:hAnsi="Times New Roman" w:cs="Times New Roman"/>
          <w:sz w:val="24"/>
          <w:szCs w:val="24"/>
        </w:rPr>
        <w:t xml:space="preserve">from </w:t>
      </w:r>
      <w:r w:rsidR="00975A62">
        <w:rPr>
          <w:rFonts w:ascii="Times New Roman" w:hAnsi="Times New Roman" w:cs="Times New Roman"/>
          <w:sz w:val="24"/>
          <w:szCs w:val="24"/>
        </w:rPr>
        <w:t xml:space="preserve">untreated </w:t>
      </w:r>
      <w:r w:rsidR="00A07B3C">
        <w:rPr>
          <w:rFonts w:ascii="Times New Roman" w:hAnsi="Times New Roman" w:cs="Times New Roman"/>
          <w:sz w:val="24"/>
          <w:szCs w:val="24"/>
        </w:rPr>
        <w:t xml:space="preserve">to </w:t>
      </w:r>
      <w:r w:rsidR="00975A62">
        <w:rPr>
          <w:rFonts w:ascii="Times New Roman" w:hAnsi="Times New Roman" w:cs="Times New Roman"/>
          <w:sz w:val="24"/>
          <w:szCs w:val="24"/>
        </w:rPr>
        <w:t xml:space="preserve">treated cells that disappears on the 55 kPa substrate. </w:t>
      </w:r>
      <w:r w:rsidR="00D907E0">
        <w:rPr>
          <w:rFonts w:ascii="Times New Roman" w:hAnsi="Times New Roman" w:cs="Times New Roman"/>
          <w:sz w:val="24"/>
          <w:szCs w:val="24"/>
        </w:rPr>
        <w:t>Decreased DIP rate from erlotinib treatment is the result of a combination of increased death rate and extended time in both G1 and S/G2/M.</w:t>
      </w:r>
    </w:p>
    <w:p w14:paraId="01CCEC28" w14:textId="77777777" w:rsidR="00A60023" w:rsidRPr="00A60023" w:rsidRDefault="00A60023" w:rsidP="005F5A8E">
      <w:pPr>
        <w:spacing w:after="0" w:line="480" w:lineRule="auto"/>
        <w:jc w:val="both"/>
        <w:rPr>
          <w:rFonts w:ascii="Times New Roman" w:hAnsi="Times New Roman" w:cs="Times New Roman"/>
          <w:sz w:val="24"/>
          <w:szCs w:val="24"/>
        </w:rPr>
      </w:pPr>
    </w:p>
    <w:p w14:paraId="2D8C6C0F" w14:textId="7FEE362D" w:rsidR="00A60023" w:rsidRDefault="00D907E0"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A </w:t>
      </w:r>
      <w:r w:rsidR="00C17420">
        <w:rPr>
          <w:rFonts w:ascii="Times New Roman" w:hAnsi="Times New Roman" w:cs="Times New Roman"/>
          <w:b/>
          <w:sz w:val="24"/>
          <w:szCs w:val="24"/>
        </w:rPr>
        <w:t>subset</w:t>
      </w:r>
      <w:r>
        <w:rPr>
          <w:rFonts w:ascii="Times New Roman" w:hAnsi="Times New Roman" w:cs="Times New Roman"/>
          <w:b/>
          <w:sz w:val="24"/>
          <w:szCs w:val="24"/>
        </w:rPr>
        <w:t xml:space="preserve"> of cells spend</w:t>
      </w:r>
      <w:ins w:id="8" w:author="Microsoft Office User" w:date="2020-05-04T10:09:00Z">
        <w:r w:rsidR="00933D0D">
          <w:rPr>
            <w:rFonts w:ascii="Times New Roman" w:hAnsi="Times New Roman" w:cs="Times New Roman"/>
            <w:b/>
            <w:sz w:val="24"/>
            <w:szCs w:val="24"/>
          </w:rPr>
          <w:t>s</w:t>
        </w:r>
      </w:ins>
      <w:r>
        <w:rPr>
          <w:rFonts w:ascii="Times New Roman" w:hAnsi="Times New Roman" w:cs="Times New Roman"/>
          <w:b/>
          <w:sz w:val="24"/>
          <w:szCs w:val="24"/>
        </w:rPr>
        <w:t xml:space="preserve"> approximately double the</w:t>
      </w:r>
      <w:r w:rsidR="00D02629">
        <w:rPr>
          <w:rFonts w:ascii="Times New Roman" w:hAnsi="Times New Roman" w:cs="Times New Roman"/>
          <w:b/>
          <w:sz w:val="24"/>
          <w:szCs w:val="24"/>
        </w:rPr>
        <w:t xml:space="preserve"> mean</w:t>
      </w:r>
      <w:r>
        <w:rPr>
          <w:rFonts w:ascii="Times New Roman" w:hAnsi="Times New Roman" w:cs="Times New Roman"/>
          <w:b/>
          <w:sz w:val="24"/>
          <w:szCs w:val="24"/>
        </w:rPr>
        <w:t xml:space="preserve"> time in G1</w:t>
      </w:r>
    </w:p>
    <w:p w14:paraId="7F1A57C2" w14:textId="0C71F616" w:rsidR="00D907E0" w:rsidRPr="00D907E0" w:rsidRDefault="00D02629"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 major factor for the poor fit</w:t>
      </w:r>
      <w:ins w:id="9" w:author="Microsoft Office User" w:date="2020-05-04T10:36:00Z">
        <w:r w:rsidR="007D1FEA">
          <w:rPr>
            <w:rFonts w:ascii="Times New Roman" w:hAnsi="Times New Roman" w:cs="Times New Roman"/>
            <w:sz w:val="24"/>
            <w:szCs w:val="24"/>
          </w:rPr>
          <w:t>s</w:t>
        </w:r>
      </w:ins>
      <w:r>
        <w:rPr>
          <w:rFonts w:ascii="Times New Roman" w:hAnsi="Times New Roman" w:cs="Times New Roman"/>
          <w:sz w:val="24"/>
          <w:szCs w:val="24"/>
        </w:rPr>
        <w:t xml:space="preserve"> using either a</w:t>
      </w:r>
      <w:r w:rsidR="00975A62">
        <w:rPr>
          <w:rFonts w:ascii="Times New Roman" w:hAnsi="Times New Roman" w:cs="Times New Roman"/>
          <w:sz w:val="24"/>
          <w:szCs w:val="24"/>
        </w:rPr>
        <w:t xml:space="preserve">n exponentially-modified </w:t>
      </w:r>
      <w:r>
        <w:rPr>
          <w:rFonts w:ascii="Times New Roman" w:hAnsi="Times New Roman" w:cs="Times New Roman"/>
          <w:sz w:val="24"/>
          <w:szCs w:val="24"/>
        </w:rPr>
        <w:t xml:space="preserve">Gaussian or log-normal </w:t>
      </w:r>
      <w:r w:rsidR="00975A62">
        <w:rPr>
          <w:rFonts w:ascii="Times New Roman" w:hAnsi="Times New Roman" w:cs="Times New Roman"/>
          <w:sz w:val="24"/>
          <w:szCs w:val="24"/>
        </w:rPr>
        <w:t xml:space="preserve">fit </w:t>
      </w:r>
      <w:r>
        <w:rPr>
          <w:rFonts w:ascii="Times New Roman" w:hAnsi="Times New Roman" w:cs="Times New Roman"/>
          <w:sz w:val="24"/>
          <w:szCs w:val="24"/>
        </w:rPr>
        <w:t xml:space="preserve">for the G1 distributions is the appearance of a secondary peak at approximately double the </w:t>
      </w:r>
      <w:r w:rsidR="00975A62">
        <w:rPr>
          <w:rFonts w:ascii="Times New Roman" w:hAnsi="Times New Roman" w:cs="Times New Roman"/>
          <w:sz w:val="24"/>
          <w:szCs w:val="24"/>
        </w:rPr>
        <w:t xml:space="preserve">average G1 time. </w:t>
      </w:r>
      <w:r w:rsidR="00D907E0">
        <w:rPr>
          <w:rFonts w:ascii="Times New Roman" w:hAnsi="Times New Roman" w:cs="Times New Roman"/>
          <w:sz w:val="24"/>
          <w:szCs w:val="24"/>
        </w:rPr>
        <w:t>We have found a small subset of cells take a</w:t>
      </w:r>
      <w:r>
        <w:rPr>
          <w:rFonts w:ascii="Times New Roman" w:hAnsi="Times New Roman" w:cs="Times New Roman"/>
          <w:sz w:val="24"/>
          <w:szCs w:val="24"/>
        </w:rPr>
        <w:t>pproximately</w:t>
      </w:r>
      <w:r w:rsidR="009D6788">
        <w:rPr>
          <w:rFonts w:ascii="Times New Roman" w:hAnsi="Times New Roman" w:cs="Times New Roman"/>
          <w:sz w:val="24"/>
          <w:szCs w:val="24"/>
        </w:rPr>
        <w:t xml:space="preserve"> twice as long to complete the G1/S transition. </w:t>
      </w:r>
      <w:r w:rsidR="00975A62" w:rsidRPr="00975A62">
        <w:rPr>
          <w:rFonts w:ascii="Times New Roman" w:hAnsi="Times New Roman" w:cs="Times New Roman"/>
          <w:sz w:val="24"/>
          <w:szCs w:val="24"/>
        </w:rPr>
        <w:t xml:space="preserve">A clear example of such an event is shown in </w:t>
      </w:r>
      <w:commentRangeStart w:id="10"/>
      <w:r w:rsidR="00975A62" w:rsidRPr="00975A62">
        <w:rPr>
          <w:rFonts w:ascii="Times New Roman" w:hAnsi="Times New Roman" w:cs="Times New Roman"/>
          <w:sz w:val="24"/>
          <w:szCs w:val="24"/>
        </w:rPr>
        <w:t>supplemental video 1</w:t>
      </w:r>
      <w:commentRangeEnd w:id="10"/>
      <w:r w:rsidR="000216FA">
        <w:rPr>
          <w:rStyle w:val="CommentReference"/>
        </w:rPr>
        <w:commentReference w:id="10"/>
      </w:r>
      <w:r w:rsidR="00975A62" w:rsidRPr="00975A62">
        <w:rPr>
          <w:rFonts w:ascii="Times New Roman" w:hAnsi="Times New Roman" w:cs="Times New Roman"/>
          <w:sz w:val="24"/>
          <w:szCs w:val="24"/>
        </w:rPr>
        <w:t>.</w:t>
      </w:r>
      <w:r w:rsidR="00975A62">
        <w:rPr>
          <w:rFonts w:ascii="Times New Roman" w:hAnsi="Times New Roman" w:cs="Times New Roman"/>
          <w:sz w:val="24"/>
          <w:szCs w:val="24"/>
        </w:rPr>
        <w:t xml:space="preserve"> </w:t>
      </w:r>
      <w:r w:rsidR="009D6788">
        <w:rPr>
          <w:rFonts w:ascii="Times New Roman" w:hAnsi="Times New Roman" w:cs="Times New Roman"/>
          <w:sz w:val="24"/>
          <w:szCs w:val="24"/>
        </w:rPr>
        <w:t xml:space="preserve">Decreased stiffness and erlotinib treatment both increase the fraction in the second peak, with the greatest fraction occurring on the 0.2 kPa </w:t>
      </w:r>
      <w:r w:rsidR="0014478B">
        <w:rPr>
          <w:rFonts w:ascii="Times New Roman" w:hAnsi="Times New Roman" w:cs="Times New Roman"/>
          <w:sz w:val="24"/>
          <w:szCs w:val="24"/>
        </w:rPr>
        <w:t>substrate with erlot</w:t>
      </w:r>
      <w:r w:rsidR="00C13CCA">
        <w:rPr>
          <w:rFonts w:ascii="Times New Roman" w:hAnsi="Times New Roman" w:cs="Times New Roman"/>
          <w:sz w:val="24"/>
          <w:szCs w:val="24"/>
        </w:rPr>
        <w:t xml:space="preserve">inib treatment. </w:t>
      </w:r>
      <w:r w:rsidR="00975A62">
        <w:rPr>
          <w:rFonts w:ascii="Times New Roman" w:hAnsi="Times New Roman" w:cs="Times New Roman"/>
          <w:sz w:val="24"/>
          <w:szCs w:val="24"/>
        </w:rPr>
        <w:t xml:space="preserve">Using a right-skewed fit as a description of the distribution both overestimates intermediate G1 times and underestimates extended G1 times. </w:t>
      </w:r>
      <w:r w:rsidR="00C13CCA">
        <w:rPr>
          <w:rFonts w:ascii="Times New Roman" w:hAnsi="Times New Roman" w:cs="Times New Roman"/>
          <w:sz w:val="24"/>
          <w:szCs w:val="24"/>
        </w:rPr>
        <w:t>This is the first characterization that we</w:t>
      </w:r>
      <w:r w:rsidR="00975A62">
        <w:rPr>
          <w:rFonts w:ascii="Times New Roman" w:hAnsi="Times New Roman" w:cs="Times New Roman"/>
          <w:sz w:val="24"/>
          <w:szCs w:val="24"/>
        </w:rPr>
        <w:t xml:space="preserve"> are aware</w:t>
      </w:r>
      <w:r w:rsidR="00C13CCA">
        <w:rPr>
          <w:rFonts w:ascii="Times New Roman" w:hAnsi="Times New Roman" w:cs="Times New Roman"/>
          <w:sz w:val="24"/>
          <w:szCs w:val="24"/>
        </w:rPr>
        <w:t xml:space="preserve"> of examining the G1 delay as a second pe</w:t>
      </w:r>
      <w:r w:rsidR="00975A62">
        <w:rPr>
          <w:rFonts w:ascii="Times New Roman" w:hAnsi="Times New Roman" w:cs="Times New Roman"/>
          <w:sz w:val="24"/>
          <w:szCs w:val="24"/>
        </w:rPr>
        <w:t>ak instead of a</w:t>
      </w:r>
      <w:r w:rsidR="00387901">
        <w:rPr>
          <w:rFonts w:ascii="Times New Roman" w:hAnsi="Times New Roman" w:cs="Times New Roman"/>
          <w:sz w:val="24"/>
          <w:szCs w:val="24"/>
        </w:rPr>
        <w:t xml:space="preserve"> </w:t>
      </w:r>
      <w:r w:rsidR="00975A62">
        <w:rPr>
          <w:rFonts w:ascii="Times New Roman" w:hAnsi="Times New Roman" w:cs="Times New Roman"/>
          <w:sz w:val="24"/>
          <w:szCs w:val="24"/>
        </w:rPr>
        <w:t>lengthened</w:t>
      </w:r>
      <w:r w:rsidR="00387901">
        <w:rPr>
          <w:rFonts w:ascii="Times New Roman" w:hAnsi="Times New Roman" w:cs="Times New Roman"/>
          <w:sz w:val="24"/>
          <w:szCs w:val="24"/>
        </w:rPr>
        <w:t xml:space="preserve"> tail. </w:t>
      </w:r>
    </w:p>
    <w:p w14:paraId="30A5BC4B" w14:textId="77777777" w:rsidR="003C69D5" w:rsidRDefault="003C69D5" w:rsidP="005F5A8E">
      <w:pPr>
        <w:spacing w:after="0" w:line="480" w:lineRule="auto"/>
        <w:jc w:val="both"/>
        <w:rPr>
          <w:rFonts w:ascii="Times New Roman" w:hAnsi="Times New Roman" w:cs="Times New Roman"/>
          <w:sz w:val="24"/>
          <w:szCs w:val="24"/>
        </w:rPr>
      </w:pPr>
    </w:p>
    <w:p w14:paraId="613544D0" w14:textId="035E4F23" w:rsidR="00EE50CB" w:rsidRPr="00EE50CB" w:rsidRDefault="00EE50CB" w:rsidP="005F5A8E">
      <w:pPr>
        <w:spacing w:after="0" w:line="480" w:lineRule="auto"/>
        <w:jc w:val="both"/>
        <w:rPr>
          <w:rFonts w:ascii="Times New Roman" w:hAnsi="Times New Roman" w:cs="Times New Roman"/>
          <w:b/>
          <w:sz w:val="24"/>
          <w:szCs w:val="24"/>
        </w:rPr>
      </w:pPr>
      <w:r w:rsidRPr="00EE50CB">
        <w:rPr>
          <w:rFonts w:ascii="Times New Roman" w:hAnsi="Times New Roman" w:cs="Times New Roman"/>
          <w:b/>
          <w:sz w:val="24"/>
          <w:szCs w:val="24"/>
        </w:rPr>
        <w:t>Co</w:t>
      </w:r>
      <w:ins w:id="11" w:author="Microsoft Office User" w:date="2020-05-04T10:28:00Z">
        <w:r w:rsidR="00A07B3C">
          <w:rPr>
            <w:rFonts w:ascii="Times New Roman" w:hAnsi="Times New Roman" w:cs="Times New Roman"/>
            <w:b/>
            <w:sz w:val="24"/>
            <w:szCs w:val="24"/>
          </w:rPr>
          <w:t>a</w:t>
        </w:r>
      </w:ins>
      <w:del w:id="12" w:author="Microsoft Office User" w:date="2020-05-04T10:28:00Z">
        <w:r w:rsidRPr="00EE50CB" w:rsidDel="00A07B3C">
          <w:rPr>
            <w:rFonts w:ascii="Times New Roman" w:hAnsi="Times New Roman" w:cs="Times New Roman"/>
            <w:b/>
            <w:sz w:val="24"/>
            <w:szCs w:val="24"/>
          </w:rPr>
          <w:delText>u</w:delText>
        </w:r>
      </w:del>
      <w:r w:rsidRPr="00EE50CB">
        <w:rPr>
          <w:rFonts w:ascii="Times New Roman" w:hAnsi="Times New Roman" w:cs="Times New Roman"/>
          <w:b/>
          <w:sz w:val="24"/>
          <w:szCs w:val="24"/>
        </w:rPr>
        <w:t>rse-grained candidate model</w:t>
      </w:r>
    </w:p>
    <w:p w14:paraId="539DC8E9" w14:textId="1044D137" w:rsidR="00975A62" w:rsidRDefault="00975A6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We then asked if a simplified molecular model of the cell cycle was capable of capturing the </w:t>
      </w:r>
      <w:ins w:id="13" w:author="Microsoft Office User" w:date="2020-05-04T10:39:00Z">
        <w:r w:rsidR="000216FA">
          <w:rPr>
            <w:rFonts w:ascii="Times New Roman" w:hAnsi="Times New Roman" w:cs="Times New Roman"/>
            <w:sz w:val="24"/>
            <w:szCs w:val="24"/>
          </w:rPr>
          <w:t xml:space="preserve">period doubling </w:t>
        </w:r>
      </w:ins>
      <w:r>
        <w:rPr>
          <w:rFonts w:ascii="Times New Roman" w:hAnsi="Times New Roman" w:cs="Times New Roman"/>
          <w:sz w:val="24"/>
          <w:szCs w:val="24"/>
        </w:rPr>
        <w:t>behavior we observe</w:t>
      </w:r>
      <w:ins w:id="14" w:author="Microsoft Office User" w:date="2020-05-04T10:38:00Z">
        <w:r w:rsidR="000216FA">
          <w:rPr>
            <w:rFonts w:ascii="Times New Roman" w:hAnsi="Times New Roman" w:cs="Times New Roman"/>
            <w:sz w:val="24"/>
            <w:szCs w:val="24"/>
          </w:rPr>
          <w:t>d</w:t>
        </w:r>
      </w:ins>
      <w:r>
        <w:rPr>
          <w:rFonts w:ascii="Times New Roman" w:hAnsi="Times New Roman" w:cs="Times New Roman"/>
          <w:sz w:val="24"/>
          <w:szCs w:val="24"/>
        </w:rPr>
        <w:t xml:space="preserve">. Would decreased signaling strength result in decreased DIP rate? </w:t>
      </w:r>
      <w:r w:rsidR="00EE50CB" w:rsidRPr="00EE50CB">
        <w:rPr>
          <w:rFonts w:ascii="Times New Roman" w:hAnsi="Times New Roman" w:cs="Times New Roman"/>
          <w:sz w:val="24"/>
          <w:szCs w:val="24"/>
        </w:rPr>
        <w:t xml:space="preserve">We assembled our minimal model </w:t>
      </w:r>
      <w:r>
        <w:rPr>
          <w:rFonts w:ascii="Times New Roman" w:hAnsi="Times New Roman" w:cs="Times New Roman"/>
          <w:sz w:val="24"/>
          <w:szCs w:val="24"/>
        </w:rPr>
        <w:t>seeking to strike a balance between a biologically-relevant, complex description containing a multitude of parameters and a simplified description</w:t>
      </w:r>
      <w:r w:rsidR="00EE50CB" w:rsidRPr="00EE50CB">
        <w:rPr>
          <w:rFonts w:ascii="Times New Roman" w:hAnsi="Times New Roman" w:cs="Times New Roman"/>
          <w:sz w:val="24"/>
          <w:szCs w:val="24"/>
        </w:rPr>
        <w:t xml:space="preserve"> </w:t>
      </w:r>
      <w:r>
        <w:rPr>
          <w:rFonts w:ascii="Times New Roman" w:hAnsi="Times New Roman" w:cs="Times New Roman"/>
          <w:sz w:val="24"/>
          <w:szCs w:val="24"/>
        </w:rPr>
        <w:t xml:space="preserve">containing fewer parameters but missing key behaviors. Our model is based upon the extended skeleton model, a simplified version of a detailed model of </w:t>
      </w:r>
      <w:proofErr w:type="spellStart"/>
      <w:r>
        <w:rPr>
          <w:rFonts w:ascii="Times New Roman" w:hAnsi="Times New Roman" w:cs="Times New Roman"/>
          <w:sz w:val="24"/>
          <w:szCs w:val="24"/>
        </w:rPr>
        <w:t>Cdk</w:t>
      </w:r>
      <w:proofErr w:type="spellEnd"/>
      <w:r>
        <w:rPr>
          <w:rFonts w:ascii="Times New Roman" w:hAnsi="Times New Roman" w:cs="Times New Roman"/>
          <w:sz w:val="24"/>
          <w:szCs w:val="24"/>
        </w:rPr>
        <w:t xml:space="preserve"> oscillations, both proposed by </w:t>
      </w:r>
      <w:proofErr w:type="spellStart"/>
      <w:r>
        <w:rPr>
          <w:rFonts w:ascii="Times New Roman" w:hAnsi="Times New Roman" w:cs="Times New Roman"/>
          <w:sz w:val="24"/>
          <w:szCs w:val="24"/>
        </w:rPr>
        <w:t>Goldbeter</w:t>
      </w:r>
      <w:proofErr w:type="spellEnd"/>
      <w:r>
        <w:rPr>
          <w:rFonts w:ascii="Times New Roman" w:hAnsi="Times New Roman" w:cs="Times New Roman"/>
          <w:sz w:val="24"/>
          <w:szCs w:val="24"/>
        </w:rPr>
        <w:t xml:space="preserve"> </w:t>
      </w:r>
      <w:r>
        <w:rPr>
          <w:rFonts w:ascii="Times New Roman" w:hAnsi="Times New Roman" w:cs="Times New Roman"/>
          <w:i/>
          <w:sz w:val="24"/>
          <w:szCs w:val="24"/>
        </w:rPr>
        <w:t>et al</w:t>
      </w:r>
      <w:ins w:id="15" w:author="Microsoft Office User" w:date="2020-05-04T10:40:00Z">
        <w:r w:rsidR="000216FA">
          <w:rPr>
            <w:rFonts w:ascii="Times New Roman" w:hAnsi="Times New Roman" w:cs="Times New Roman"/>
            <w:iCs/>
            <w:sz w:val="24"/>
            <w:szCs w:val="24"/>
          </w:rPr>
          <w:t xml:space="preserve"> (</w:t>
        </w:r>
      </w:ins>
      <w:commentRangeStart w:id="16"/>
      <w:ins w:id="17" w:author="Microsoft Office User" w:date="2020-05-04T10:41:00Z">
        <w:r w:rsidR="000216FA">
          <w:rPr>
            <w:rFonts w:ascii="Times New Roman" w:hAnsi="Times New Roman" w:cs="Times New Roman"/>
            <w:iCs/>
            <w:sz w:val="24"/>
            <w:szCs w:val="24"/>
          </w:rPr>
          <w:t>cite</w:t>
        </w:r>
        <w:commentRangeEnd w:id="16"/>
        <w:r w:rsidR="000216FA">
          <w:rPr>
            <w:rStyle w:val="CommentReference"/>
          </w:rPr>
          <w:commentReference w:id="16"/>
        </w:r>
        <w:r w:rsidR="000216FA">
          <w:rPr>
            <w:rFonts w:ascii="Times New Roman" w:hAnsi="Times New Roman" w:cs="Times New Roman"/>
            <w:iCs/>
            <w:sz w:val="24"/>
            <w:szCs w:val="24"/>
          </w:rPr>
          <w:t>)</w:t>
        </w:r>
      </w:ins>
      <w:r>
        <w:rPr>
          <w:rFonts w:ascii="Times New Roman" w:hAnsi="Times New Roman" w:cs="Times New Roman"/>
          <w:sz w:val="24"/>
          <w:szCs w:val="24"/>
        </w:rPr>
        <w:t>. The skeleton model consists of four cyclin/</w:t>
      </w:r>
      <w:proofErr w:type="spellStart"/>
      <w:r>
        <w:rPr>
          <w:rFonts w:ascii="Times New Roman" w:hAnsi="Times New Roman" w:cs="Times New Roman"/>
          <w:sz w:val="24"/>
          <w:szCs w:val="24"/>
        </w:rPr>
        <w:t>Cdk</w:t>
      </w:r>
      <w:proofErr w:type="spellEnd"/>
      <w:r>
        <w:rPr>
          <w:rFonts w:ascii="Times New Roman" w:hAnsi="Times New Roman" w:cs="Times New Roman"/>
          <w:sz w:val="24"/>
          <w:szCs w:val="24"/>
        </w:rPr>
        <w:t xml:space="preserve"> complexes that stimulate and mark progression through the cell cycle while keeping the qualitative features of the larger model. </w:t>
      </w:r>
    </w:p>
    <w:p w14:paraId="67317B51" w14:textId="77777777" w:rsidR="00975A62" w:rsidRDefault="00975A62" w:rsidP="005F5A8E">
      <w:pPr>
        <w:spacing w:after="0" w:line="480" w:lineRule="auto"/>
        <w:jc w:val="both"/>
        <w:rPr>
          <w:rFonts w:ascii="Times New Roman" w:hAnsi="Times New Roman" w:cs="Times New Roman"/>
          <w:sz w:val="24"/>
          <w:szCs w:val="24"/>
        </w:rPr>
      </w:pPr>
    </w:p>
    <w:p w14:paraId="7054C91C" w14:textId="35CC569C" w:rsidR="00975A62" w:rsidRDefault="00975A6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As inputs for our model, we consider the surface receptors EGFR, cMet, and integrin</w:t>
      </w:r>
      <w:ins w:id="18" w:author="Microsoft Office User" w:date="2020-05-04T10:41:00Z">
        <w:r w:rsidR="000216FA">
          <w:rPr>
            <w:rFonts w:ascii="Times New Roman" w:hAnsi="Times New Roman" w:cs="Times New Roman"/>
            <w:sz w:val="24"/>
            <w:szCs w:val="24"/>
          </w:rPr>
          <w:t>s,</w:t>
        </w:r>
      </w:ins>
      <w:r>
        <w:rPr>
          <w:rFonts w:ascii="Times New Roman" w:hAnsi="Times New Roman" w:cs="Times New Roman"/>
          <w:sz w:val="24"/>
          <w:szCs w:val="24"/>
        </w:rPr>
        <w:t xml:space="preserve"> and how changes in signaling strength along these pathways result in changes in cell fate decision. Instead of fully modeling the transduction pathway from receptor to cell cycle, we measure AKT and ERK activation levels as </w:t>
      </w:r>
      <w:r w:rsidR="008D7966">
        <w:rPr>
          <w:rFonts w:ascii="Times New Roman" w:hAnsi="Times New Roman" w:cs="Times New Roman"/>
          <w:sz w:val="24"/>
          <w:szCs w:val="24"/>
        </w:rPr>
        <w:t>an assessment of</w:t>
      </w:r>
      <w:r>
        <w:rPr>
          <w:rFonts w:ascii="Times New Roman" w:hAnsi="Times New Roman" w:cs="Times New Roman"/>
          <w:sz w:val="24"/>
          <w:szCs w:val="24"/>
        </w:rPr>
        <w:t xml:space="preserve"> signaling strength. All three of these receptors signal through the AKT and ERK axes. Increased AKT and ERK signaling leads to the increased expression of the pro-proliferative transcription factor </w:t>
      </w:r>
      <w:proofErr w:type="spellStart"/>
      <w:r>
        <w:rPr>
          <w:rFonts w:ascii="Times New Roman" w:hAnsi="Times New Roman" w:cs="Times New Roman"/>
          <w:sz w:val="24"/>
          <w:szCs w:val="24"/>
        </w:rPr>
        <w:t>Myc</w:t>
      </w:r>
      <w:proofErr w:type="spellEnd"/>
      <w:r>
        <w:rPr>
          <w:rFonts w:ascii="Times New Roman" w:hAnsi="Times New Roman" w:cs="Times New Roman"/>
          <w:sz w:val="24"/>
          <w:szCs w:val="24"/>
        </w:rPr>
        <w:t xml:space="preserve"> and </w:t>
      </w:r>
      <w:r w:rsidR="00A52861">
        <w:rPr>
          <w:rFonts w:ascii="Times New Roman" w:hAnsi="Times New Roman" w:cs="Times New Roman"/>
          <w:sz w:val="24"/>
          <w:szCs w:val="24"/>
        </w:rPr>
        <w:t xml:space="preserve">activation of </w:t>
      </w:r>
      <w:r>
        <w:rPr>
          <w:rFonts w:ascii="Times New Roman" w:hAnsi="Times New Roman" w:cs="Times New Roman"/>
          <w:sz w:val="24"/>
          <w:szCs w:val="24"/>
        </w:rPr>
        <w:t>cyclin D/</w:t>
      </w:r>
      <w:proofErr w:type="spellStart"/>
      <w:r>
        <w:rPr>
          <w:rFonts w:ascii="Times New Roman" w:hAnsi="Times New Roman" w:cs="Times New Roman"/>
          <w:sz w:val="24"/>
          <w:szCs w:val="24"/>
        </w:rPr>
        <w:t>Cdk</w:t>
      </w:r>
      <w:proofErr w:type="spellEnd"/>
      <w:r>
        <w:rPr>
          <w:rFonts w:ascii="Times New Roman" w:hAnsi="Times New Roman" w:cs="Times New Roman"/>
          <w:sz w:val="24"/>
          <w:szCs w:val="24"/>
        </w:rPr>
        <w:t xml:space="preserve"> 4-6</w:t>
      </w:r>
      <w:r w:rsidR="00A52861">
        <w:rPr>
          <w:rFonts w:ascii="Times New Roman" w:hAnsi="Times New Roman" w:cs="Times New Roman"/>
          <w:sz w:val="24"/>
          <w:szCs w:val="24"/>
        </w:rPr>
        <w:t xml:space="preserve"> complex</w:t>
      </w:r>
      <w:ins w:id="19" w:author="Microsoft Office User" w:date="2020-05-04T10:42:00Z">
        <w:r w:rsidR="000216FA">
          <w:rPr>
            <w:rFonts w:ascii="Times New Roman" w:hAnsi="Times New Roman" w:cs="Times New Roman"/>
            <w:sz w:val="24"/>
            <w:szCs w:val="24"/>
          </w:rPr>
          <w:t xml:space="preserve"> (</w:t>
        </w:r>
        <w:commentRangeStart w:id="20"/>
        <w:r w:rsidR="000216FA">
          <w:rPr>
            <w:rFonts w:ascii="Times New Roman" w:hAnsi="Times New Roman" w:cs="Times New Roman"/>
            <w:sz w:val="24"/>
            <w:szCs w:val="24"/>
          </w:rPr>
          <w:t>cite</w:t>
        </w:r>
        <w:commentRangeEnd w:id="20"/>
        <w:r w:rsidR="000216FA">
          <w:rPr>
            <w:rStyle w:val="CommentReference"/>
          </w:rPr>
          <w:commentReference w:id="20"/>
        </w:r>
        <w:r w:rsidR="000216FA">
          <w:rPr>
            <w:rFonts w:ascii="Times New Roman" w:hAnsi="Times New Roman" w:cs="Times New Roman"/>
            <w:sz w:val="24"/>
            <w:szCs w:val="24"/>
          </w:rPr>
          <w:t>)</w:t>
        </w:r>
      </w:ins>
      <w:r>
        <w:rPr>
          <w:rFonts w:ascii="Times New Roman" w:hAnsi="Times New Roman" w:cs="Times New Roman"/>
          <w:sz w:val="24"/>
          <w:szCs w:val="24"/>
        </w:rPr>
        <w:t xml:space="preserve">. We have added to our simplified model the </w:t>
      </w:r>
      <w:r w:rsidR="008D7966">
        <w:rPr>
          <w:rFonts w:ascii="Times New Roman" w:hAnsi="Times New Roman" w:cs="Times New Roman"/>
          <w:sz w:val="24"/>
          <w:szCs w:val="24"/>
        </w:rPr>
        <w:t>p</w:t>
      </w:r>
      <w:r>
        <w:rPr>
          <w:rFonts w:ascii="Times New Roman" w:hAnsi="Times New Roman" w:cs="Times New Roman"/>
          <w:sz w:val="24"/>
          <w:szCs w:val="24"/>
        </w:rPr>
        <w:t xml:space="preserve">Rb-E2F switch that composes the G1 checkpoint. The decision to enter the cell cycle is regulated by </w:t>
      </w:r>
      <w:proofErr w:type="spellStart"/>
      <w:r>
        <w:rPr>
          <w:rFonts w:ascii="Times New Roman" w:hAnsi="Times New Roman" w:cs="Times New Roman"/>
          <w:sz w:val="24"/>
          <w:szCs w:val="24"/>
        </w:rPr>
        <w:t>pRb</w:t>
      </w:r>
      <w:proofErr w:type="spellEnd"/>
      <w:r>
        <w:rPr>
          <w:rFonts w:ascii="Times New Roman" w:hAnsi="Times New Roman" w:cs="Times New Roman"/>
          <w:sz w:val="24"/>
          <w:szCs w:val="24"/>
        </w:rPr>
        <w:t xml:space="preserve"> and E2F levels. E2F is upregulated by </w:t>
      </w:r>
      <w:proofErr w:type="spellStart"/>
      <w:r>
        <w:rPr>
          <w:rFonts w:ascii="Times New Roman" w:hAnsi="Times New Roman" w:cs="Times New Roman"/>
          <w:sz w:val="24"/>
          <w:szCs w:val="24"/>
        </w:rPr>
        <w:lastRenderedPageBreak/>
        <w:t>Myc</w:t>
      </w:r>
      <w:proofErr w:type="spellEnd"/>
      <w:r>
        <w:rPr>
          <w:rFonts w:ascii="Times New Roman" w:hAnsi="Times New Roman" w:cs="Times New Roman"/>
          <w:sz w:val="24"/>
          <w:szCs w:val="24"/>
        </w:rPr>
        <w:t>, resulting in the promotion of cell cycle progression</w:t>
      </w:r>
      <w:r w:rsidR="00A52861">
        <w:rPr>
          <w:rFonts w:ascii="Times New Roman" w:hAnsi="Times New Roman" w:cs="Times New Roman"/>
          <w:sz w:val="24"/>
          <w:szCs w:val="24"/>
        </w:rPr>
        <w:t xml:space="preserve"> through the activation of cyclin E/Cdk2 and cyclin A/Cdk2 complexes</w:t>
      </w:r>
      <w:r>
        <w:rPr>
          <w:rFonts w:ascii="Times New Roman" w:hAnsi="Times New Roman" w:cs="Times New Roman"/>
          <w:sz w:val="24"/>
          <w:szCs w:val="24"/>
        </w:rPr>
        <w:t>. Concurrently, activation of the cyclin D/</w:t>
      </w:r>
      <w:proofErr w:type="spellStart"/>
      <w:r>
        <w:rPr>
          <w:rFonts w:ascii="Times New Roman" w:hAnsi="Times New Roman" w:cs="Times New Roman"/>
          <w:sz w:val="24"/>
          <w:szCs w:val="24"/>
        </w:rPr>
        <w:t>Cdk</w:t>
      </w:r>
      <w:proofErr w:type="spellEnd"/>
      <w:r>
        <w:rPr>
          <w:rFonts w:ascii="Times New Roman" w:hAnsi="Times New Roman" w:cs="Times New Roman"/>
          <w:sz w:val="24"/>
          <w:szCs w:val="24"/>
        </w:rPr>
        <w:t xml:space="preserve"> 4-6 complex results in the inhibition of </w:t>
      </w:r>
      <w:proofErr w:type="spellStart"/>
      <w:r>
        <w:rPr>
          <w:rFonts w:ascii="Times New Roman" w:hAnsi="Times New Roman" w:cs="Times New Roman"/>
          <w:sz w:val="24"/>
          <w:szCs w:val="24"/>
        </w:rPr>
        <w:t>pRb</w:t>
      </w:r>
      <w:proofErr w:type="spellEnd"/>
      <w:r>
        <w:rPr>
          <w:rFonts w:ascii="Times New Roman" w:hAnsi="Times New Roman" w:cs="Times New Roman"/>
          <w:sz w:val="24"/>
          <w:szCs w:val="24"/>
        </w:rPr>
        <w:t xml:space="preserve">, an inhibitor of E2F and, consequently, the cell cycle. </w:t>
      </w:r>
      <w:r w:rsidR="00A52861">
        <w:rPr>
          <w:rFonts w:ascii="Times New Roman" w:hAnsi="Times New Roman" w:cs="Times New Roman"/>
          <w:sz w:val="24"/>
          <w:szCs w:val="24"/>
        </w:rPr>
        <w:t>Once a signaling threshold is reached, the cell cycle continues with the activation of the cyclin E/</w:t>
      </w:r>
      <w:proofErr w:type="spellStart"/>
      <w:r w:rsidR="00A52861">
        <w:rPr>
          <w:rFonts w:ascii="Times New Roman" w:hAnsi="Times New Roman" w:cs="Times New Roman"/>
          <w:sz w:val="24"/>
          <w:szCs w:val="24"/>
        </w:rPr>
        <w:t>Cdk</w:t>
      </w:r>
      <w:proofErr w:type="spellEnd"/>
      <w:r w:rsidR="00A52861">
        <w:rPr>
          <w:rFonts w:ascii="Times New Roman" w:hAnsi="Times New Roman" w:cs="Times New Roman"/>
          <w:sz w:val="24"/>
          <w:szCs w:val="24"/>
        </w:rPr>
        <w:t xml:space="preserve"> 2 complex</w:t>
      </w:r>
      <w:ins w:id="21" w:author="Microsoft Office User" w:date="2020-05-04T10:43:00Z">
        <w:r w:rsidR="000216FA">
          <w:rPr>
            <w:rFonts w:ascii="Times New Roman" w:hAnsi="Times New Roman" w:cs="Times New Roman"/>
            <w:sz w:val="24"/>
            <w:szCs w:val="24"/>
          </w:rPr>
          <w:t>,</w:t>
        </w:r>
      </w:ins>
      <w:r w:rsidR="00A52861">
        <w:rPr>
          <w:rFonts w:ascii="Times New Roman" w:hAnsi="Times New Roman" w:cs="Times New Roman"/>
          <w:sz w:val="24"/>
          <w:szCs w:val="24"/>
        </w:rPr>
        <w:t xml:space="preserve"> marking progression into S-phase. </w:t>
      </w:r>
      <w:r w:rsidR="008D7966">
        <w:rPr>
          <w:rFonts w:ascii="Times New Roman" w:hAnsi="Times New Roman" w:cs="Times New Roman"/>
          <w:sz w:val="24"/>
          <w:szCs w:val="24"/>
        </w:rPr>
        <w:t>Cyclin E/</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in turn, strengthens E2F signaling through the inhibition of </w:t>
      </w:r>
      <w:proofErr w:type="spellStart"/>
      <w:r w:rsidR="008D7966">
        <w:rPr>
          <w:rFonts w:ascii="Times New Roman" w:hAnsi="Times New Roman" w:cs="Times New Roman"/>
          <w:sz w:val="24"/>
          <w:szCs w:val="24"/>
        </w:rPr>
        <w:t>pRb</w:t>
      </w:r>
      <w:proofErr w:type="spellEnd"/>
      <w:r w:rsidR="008D7966">
        <w:rPr>
          <w:rFonts w:ascii="Times New Roman" w:hAnsi="Times New Roman" w:cs="Times New Roman"/>
          <w:sz w:val="24"/>
          <w:szCs w:val="24"/>
        </w:rPr>
        <w:t>. Increased cyclin A/</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activity leads to the inactivation of cyclin E/</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complex and E2F, ensuring proper timing through the cell cycle. In our model, peak cyclin A/</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activity corresponds to the transition from S to G2. Cyclin A/</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2, in turn, activates </w:t>
      </w:r>
      <w:ins w:id="22" w:author="Microsoft Office User" w:date="2020-05-04T10:46:00Z">
        <w:r w:rsidR="00FD0A6B">
          <w:rPr>
            <w:rFonts w:ascii="Times New Roman" w:hAnsi="Times New Roman" w:cs="Times New Roman"/>
            <w:sz w:val="24"/>
            <w:szCs w:val="24"/>
          </w:rPr>
          <w:t xml:space="preserve">the </w:t>
        </w:r>
      </w:ins>
      <w:r w:rsidR="008D7966">
        <w:rPr>
          <w:rFonts w:ascii="Times New Roman" w:hAnsi="Times New Roman" w:cs="Times New Roman"/>
          <w:sz w:val="24"/>
          <w:szCs w:val="24"/>
        </w:rPr>
        <w:t>cyclin B/Cdk1 complex</w:t>
      </w:r>
      <w:ins w:id="23" w:author="Microsoft Office User" w:date="2020-05-04T10:47:00Z">
        <w:r w:rsidR="00FD0A6B">
          <w:rPr>
            <w:rFonts w:ascii="Times New Roman" w:hAnsi="Times New Roman" w:cs="Times New Roman"/>
            <w:sz w:val="24"/>
            <w:szCs w:val="24"/>
          </w:rPr>
          <w:t>,</w:t>
        </w:r>
      </w:ins>
      <w:r w:rsidR="008D7966">
        <w:rPr>
          <w:rFonts w:ascii="Times New Roman" w:hAnsi="Times New Roman" w:cs="Times New Roman"/>
          <w:sz w:val="24"/>
          <w:szCs w:val="24"/>
        </w:rPr>
        <w:t xml:space="preserve"> inducing the cell into M phase. As the final step, cyclin B/</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1 activates Cdc20, which inhibits both cyclin A/</w:t>
      </w:r>
      <w:del w:id="24" w:author="Microsoft Office User" w:date="2020-05-04T10:43:00Z">
        <w:r w:rsidR="008D7966" w:rsidDel="000216FA">
          <w:rPr>
            <w:rFonts w:ascii="Times New Roman" w:hAnsi="Times New Roman" w:cs="Times New Roman"/>
            <w:sz w:val="24"/>
            <w:szCs w:val="24"/>
          </w:rPr>
          <w:delText>.</w:delText>
        </w:r>
      </w:del>
      <w:r w:rsidR="008D7966">
        <w:rPr>
          <w:rFonts w:ascii="Times New Roman" w:hAnsi="Times New Roman" w:cs="Times New Roman"/>
          <w:sz w:val="24"/>
          <w:szCs w:val="24"/>
        </w:rPr>
        <w:t xml:space="preserve">Cdk2 and cyclin B/Cdk1. Additionally, we have included the </w:t>
      </w:r>
      <w:proofErr w:type="spellStart"/>
      <w:r w:rsidR="008D7966">
        <w:rPr>
          <w:rFonts w:ascii="Times New Roman" w:hAnsi="Times New Roman" w:cs="Times New Roman"/>
          <w:sz w:val="24"/>
          <w:szCs w:val="24"/>
        </w:rPr>
        <w:t>Cdk</w:t>
      </w:r>
      <w:proofErr w:type="spellEnd"/>
      <w:r w:rsidR="008D7966">
        <w:rPr>
          <w:rFonts w:ascii="Times New Roman" w:hAnsi="Times New Roman" w:cs="Times New Roman"/>
          <w:sz w:val="24"/>
          <w:szCs w:val="24"/>
        </w:rPr>
        <w:t xml:space="preserve"> inhibitor p21-p27, which itself is inhibited by Skp2. Including both of these proteins allows us to include another mechanism of integration connecting substrate stiffness through integrin and FAK signaling to the cell cycle. </w:t>
      </w:r>
    </w:p>
    <w:p w14:paraId="7FB42C95" w14:textId="77777777" w:rsidR="00975A62" w:rsidRPr="00975A62" w:rsidRDefault="00975A62" w:rsidP="005F5A8E">
      <w:pPr>
        <w:spacing w:after="0" w:line="480" w:lineRule="auto"/>
        <w:jc w:val="both"/>
        <w:rPr>
          <w:rFonts w:ascii="Times New Roman" w:hAnsi="Times New Roman" w:cs="Times New Roman"/>
          <w:sz w:val="24"/>
          <w:szCs w:val="24"/>
        </w:rPr>
      </w:pPr>
    </w:p>
    <w:p w14:paraId="3E1F423F" w14:textId="30A6E72C" w:rsidR="00EE50CB" w:rsidRPr="00EE50CB" w:rsidDel="00C26A50" w:rsidRDefault="00EE50CB" w:rsidP="005F5A8E">
      <w:pPr>
        <w:spacing w:after="0" w:line="480" w:lineRule="auto"/>
        <w:jc w:val="both"/>
        <w:rPr>
          <w:del w:id="25" w:author="Microsoft Office User" w:date="2020-05-04T10:48:00Z"/>
          <w:rFonts w:ascii="Times New Roman" w:hAnsi="Times New Roman" w:cs="Times New Roman"/>
          <w:sz w:val="24"/>
          <w:szCs w:val="24"/>
        </w:rPr>
      </w:pPr>
      <w:del w:id="26" w:author="Microsoft Office User" w:date="2020-05-04T10:48:00Z">
        <w:r w:rsidRPr="00EE50CB" w:rsidDel="00C26A50">
          <w:rPr>
            <w:rFonts w:ascii="Times New Roman" w:hAnsi="Times New Roman" w:cs="Times New Roman"/>
            <w:sz w:val="24"/>
            <w:szCs w:val="24"/>
          </w:rPr>
          <w:delText xml:space="preserve">To make the vast signaling pathways from receptor to . We have opted to map RTK signaling directly to AKT and ERK activation levels, focusing instead upon the fate decision downstream of these two molecules. For a detailed description please reference the supplemental methods. </w:delText>
        </w:r>
      </w:del>
    </w:p>
    <w:p w14:paraId="503D36F0" w14:textId="4B1BE796" w:rsidR="00975A62" w:rsidDel="00C26A50" w:rsidRDefault="00975A62" w:rsidP="005F5A8E">
      <w:pPr>
        <w:spacing w:after="0" w:line="480" w:lineRule="auto"/>
        <w:jc w:val="both"/>
        <w:rPr>
          <w:del w:id="27" w:author="Microsoft Office User" w:date="2020-05-04T10:48:00Z"/>
          <w:rFonts w:ascii="Times New Roman" w:hAnsi="Times New Roman" w:cs="Times New Roman"/>
          <w:sz w:val="24"/>
          <w:szCs w:val="24"/>
        </w:rPr>
      </w:pPr>
      <w:del w:id="28" w:author="Microsoft Office User" w:date="2020-05-04T10:48:00Z">
        <w:r w:rsidDel="00C26A50">
          <w:rPr>
            <w:rFonts w:ascii="Times New Roman" w:hAnsi="Times New Roman" w:cs="Times New Roman"/>
            <w:sz w:val="24"/>
            <w:szCs w:val="24"/>
          </w:rPr>
          <w:delText xml:space="preserve">The details of this model allow us to measure the length of mitotic transitions. </w:delText>
        </w:r>
      </w:del>
    </w:p>
    <w:p w14:paraId="57717D09" w14:textId="22C8DB4F" w:rsidR="00EE50CB" w:rsidRPr="00EE50CB" w:rsidDel="00C26A50" w:rsidRDefault="00EE50CB" w:rsidP="005F5A8E">
      <w:pPr>
        <w:spacing w:after="0" w:line="480" w:lineRule="auto"/>
        <w:jc w:val="both"/>
        <w:rPr>
          <w:del w:id="29" w:author="Microsoft Office User" w:date="2020-05-04T10:48:00Z"/>
          <w:rFonts w:ascii="Times New Roman" w:hAnsi="Times New Roman" w:cs="Times New Roman"/>
          <w:sz w:val="24"/>
          <w:szCs w:val="24"/>
        </w:rPr>
      </w:pPr>
      <w:del w:id="30" w:author="Microsoft Office User" w:date="2020-05-04T10:48:00Z">
        <w:r w:rsidRPr="00EE50CB" w:rsidDel="00C26A50">
          <w:rPr>
            <w:rFonts w:ascii="Times New Roman" w:hAnsi="Times New Roman" w:cs="Times New Roman"/>
            <w:sz w:val="24"/>
            <w:szCs w:val="24"/>
          </w:rPr>
          <w:delText xml:space="preserve">There are several advantages to using a simplified model </w:delText>
        </w:r>
      </w:del>
    </w:p>
    <w:p w14:paraId="37D6B908" w14:textId="342C95FB" w:rsidR="00EE50CB" w:rsidRPr="00EE50CB" w:rsidRDefault="00EE50CB" w:rsidP="005F5A8E">
      <w:pPr>
        <w:spacing w:after="0" w:line="480" w:lineRule="auto"/>
        <w:jc w:val="both"/>
        <w:rPr>
          <w:rFonts w:ascii="Times New Roman" w:hAnsi="Times New Roman" w:cs="Times New Roman"/>
          <w:sz w:val="24"/>
          <w:szCs w:val="24"/>
        </w:rPr>
      </w:pPr>
      <w:r w:rsidRPr="00EE50CB">
        <w:rPr>
          <w:rFonts w:ascii="Times New Roman" w:hAnsi="Times New Roman" w:cs="Times New Roman"/>
          <w:sz w:val="24"/>
          <w:szCs w:val="24"/>
        </w:rPr>
        <w:t xml:space="preserve">After establishing </w:t>
      </w:r>
      <w:ins w:id="31" w:author="Microsoft Office User" w:date="2020-05-04T10:49:00Z">
        <w:r w:rsidR="00C26A50">
          <w:rPr>
            <w:rFonts w:ascii="Times New Roman" w:hAnsi="Times New Roman" w:cs="Times New Roman"/>
            <w:sz w:val="24"/>
            <w:szCs w:val="24"/>
          </w:rPr>
          <w:t>this</w:t>
        </w:r>
      </w:ins>
      <w:del w:id="32" w:author="Microsoft Office User" w:date="2020-05-04T10:49:00Z">
        <w:r w:rsidRPr="00EE50CB" w:rsidDel="00C26A50">
          <w:rPr>
            <w:rFonts w:ascii="Times New Roman" w:hAnsi="Times New Roman" w:cs="Times New Roman"/>
            <w:sz w:val="24"/>
            <w:szCs w:val="24"/>
          </w:rPr>
          <w:delText>a</w:delText>
        </w:r>
      </w:del>
      <w:r w:rsidRPr="00EE50CB">
        <w:rPr>
          <w:rFonts w:ascii="Times New Roman" w:hAnsi="Times New Roman" w:cs="Times New Roman"/>
          <w:sz w:val="24"/>
          <w:szCs w:val="24"/>
        </w:rPr>
        <w:t xml:space="preserve"> candidate model</w:t>
      </w:r>
      <w:del w:id="33" w:author="Microsoft Office User" w:date="2020-05-04T10:49:00Z">
        <w:r w:rsidRPr="00EE50CB" w:rsidDel="00C26A50">
          <w:rPr>
            <w:rFonts w:ascii="Times New Roman" w:hAnsi="Times New Roman" w:cs="Times New Roman"/>
            <w:sz w:val="24"/>
            <w:szCs w:val="24"/>
          </w:rPr>
          <w:delText xml:space="preserve"> for our signaling pathways</w:delText>
        </w:r>
      </w:del>
      <w:ins w:id="34" w:author="Microsoft Office User" w:date="2020-05-04T10:48:00Z">
        <w:r w:rsidR="00C26A50">
          <w:rPr>
            <w:rFonts w:ascii="Times New Roman" w:hAnsi="Times New Roman" w:cs="Times New Roman"/>
            <w:sz w:val="24"/>
            <w:szCs w:val="24"/>
          </w:rPr>
          <w:t>,</w:t>
        </w:r>
      </w:ins>
      <w:r w:rsidRPr="00EE50CB">
        <w:rPr>
          <w:rFonts w:ascii="Times New Roman" w:hAnsi="Times New Roman" w:cs="Times New Roman"/>
          <w:sz w:val="24"/>
          <w:szCs w:val="24"/>
        </w:rPr>
        <w:t xml:space="preserve"> we examined how varying levels of EGFR activation, </w:t>
      </w:r>
      <w:ins w:id="35" w:author="Microsoft Office User" w:date="2020-05-04T10:48:00Z">
        <w:r w:rsidR="00C26A50">
          <w:rPr>
            <w:rFonts w:ascii="Times New Roman" w:hAnsi="Times New Roman" w:cs="Times New Roman"/>
            <w:sz w:val="24"/>
            <w:szCs w:val="24"/>
          </w:rPr>
          <w:t>c</w:t>
        </w:r>
      </w:ins>
      <w:r w:rsidRPr="00EE50CB">
        <w:rPr>
          <w:rFonts w:ascii="Times New Roman" w:hAnsi="Times New Roman" w:cs="Times New Roman"/>
          <w:sz w:val="24"/>
          <w:szCs w:val="24"/>
        </w:rPr>
        <w:t xml:space="preserve">Met expression, and substrate stiffness affect AKT and ERK activation levels and overall cell population dynamics. </w:t>
      </w:r>
    </w:p>
    <w:p w14:paraId="43853DED" w14:textId="77777777" w:rsidR="00EE50CB" w:rsidRDefault="00EE50CB" w:rsidP="005F5A8E">
      <w:pPr>
        <w:spacing w:after="0" w:line="480" w:lineRule="auto"/>
        <w:jc w:val="both"/>
        <w:rPr>
          <w:rFonts w:ascii="Times New Roman" w:hAnsi="Times New Roman" w:cs="Times New Roman"/>
          <w:b/>
          <w:sz w:val="24"/>
          <w:szCs w:val="24"/>
        </w:rPr>
      </w:pPr>
    </w:p>
    <w:p w14:paraId="69A574A7" w14:textId="77777777" w:rsidR="00C14F77" w:rsidRDefault="00C14F77"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Varying stiffness primarily affects AKT signaling </w:t>
      </w:r>
      <w:r w:rsidR="001C6992">
        <w:rPr>
          <w:rFonts w:ascii="Times New Roman" w:hAnsi="Times New Roman" w:cs="Times New Roman"/>
          <w:b/>
          <w:sz w:val="24"/>
          <w:szCs w:val="24"/>
        </w:rPr>
        <w:t>in comparison to ERK</w:t>
      </w:r>
    </w:p>
    <w:p w14:paraId="0B79166B" w14:textId="77777777" w:rsidR="001C6992" w:rsidRPr="00387901" w:rsidRDefault="00703F95"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single cell experiments indicate cellular sensitivity to substrate stiffness. </w:t>
      </w:r>
      <w:r w:rsidR="00387901">
        <w:rPr>
          <w:rFonts w:ascii="Times New Roman" w:hAnsi="Times New Roman" w:cs="Times New Roman"/>
          <w:sz w:val="24"/>
          <w:szCs w:val="24"/>
        </w:rPr>
        <w:t xml:space="preserve">To connect </w:t>
      </w:r>
      <w:r w:rsidR="003D67AA">
        <w:rPr>
          <w:rFonts w:ascii="Times New Roman" w:hAnsi="Times New Roman" w:cs="Times New Roman"/>
          <w:sz w:val="24"/>
          <w:szCs w:val="24"/>
        </w:rPr>
        <w:t xml:space="preserve">changes in </w:t>
      </w:r>
      <w:r w:rsidR="00387901">
        <w:rPr>
          <w:rFonts w:ascii="Times New Roman" w:hAnsi="Times New Roman" w:cs="Times New Roman"/>
          <w:sz w:val="24"/>
          <w:szCs w:val="24"/>
        </w:rPr>
        <w:t>overall cell number response</w:t>
      </w:r>
      <w:r w:rsidR="003D67AA">
        <w:rPr>
          <w:rFonts w:ascii="Times New Roman" w:hAnsi="Times New Roman" w:cs="Times New Roman"/>
          <w:sz w:val="24"/>
          <w:szCs w:val="24"/>
        </w:rPr>
        <w:t xml:space="preserve"> we quantify key regulators within the protein signaling network. </w:t>
      </w:r>
    </w:p>
    <w:p w14:paraId="3F5DC1FD" w14:textId="77777777" w:rsidR="004E5C54" w:rsidRDefault="004E5C54" w:rsidP="005F5A8E">
      <w:pPr>
        <w:spacing w:after="0" w:line="480" w:lineRule="auto"/>
        <w:jc w:val="both"/>
        <w:rPr>
          <w:rFonts w:ascii="Times New Roman" w:hAnsi="Times New Roman" w:cs="Times New Roman"/>
          <w:b/>
          <w:sz w:val="24"/>
          <w:szCs w:val="24"/>
        </w:rPr>
      </w:pPr>
    </w:p>
    <w:p w14:paraId="0AE7ECD1" w14:textId="77777777" w:rsidR="001C6992" w:rsidRDefault="001C6992" w:rsidP="005F5A8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Met levels</w:t>
      </w:r>
    </w:p>
    <w:p w14:paraId="7E74C299" w14:textId="77777777" w:rsidR="00B3446B" w:rsidRDefault="00B3446B" w:rsidP="005F5A8E">
      <w:pPr>
        <w:spacing w:after="0" w:line="480" w:lineRule="auto"/>
        <w:jc w:val="both"/>
        <w:rPr>
          <w:rFonts w:ascii="Times New Roman" w:hAnsi="Times New Roman" w:cs="Times New Roman"/>
          <w:b/>
          <w:sz w:val="24"/>
          <w:szCs w:val="24"/>
        </w:rPr>
      </w:pPr>
    </w:p>
    <w:p w14:paraId="605A5C05" w14:textId="77777777" w:rsidR="00B3446B" w:rsidRDefault="00B3446B" w:rsidP="005F5A8E">
      <w:pPr>
        <w:spacing w:after="0" w:line="480" w:lineRule="auto"/>
        <w:jc w:val="both"/>
        <w:rPr>
          <w:rFonts w:ascii="Times New Roman" w:hAnsi="Times New Roman" w:cs="Times New Roman"/>
          <w:b/>
          <w:sz w:val="24"/>
          <w:szCs w:val="24"/>
        </w:rPr>
      </w:pPr>
    </w:p>
    <w:p w14:paraId="05891026" w14:textId="77777777" w:rsidR="00B3446B" w:rsidRDefault="00B3446B" w:rsidP="005F5A8E">
      <w:pPr>
        <w:spacing w:after="0" w:line="480" w:lineRule="auto"/>
        <w:jc w:val="both"/>
        <w:rPr>
          <w:rFonts w:ascii="Times New Roman" w:hAnsi="Times New Roman" w:cs="Times New Roman"/>
          <w:b/>
          <w:sz w:val="24"/>
          <w:szCs w:val="24"/>
        </w:rPr>
      </w:pPr>
    </w:p>
    <w:p w14:paraId="763D3D98" w14:textId="77777777" w:rsidR="00B67EDD" w:rsidRPr="00B67EDD" w:rsidRDefault="00B67EDD" w:rsidP="005F5A8E">
      <w:pPr>
        <w:spacing w:after="0" w:line="480" w:lineRule="auto"/>
        <w:jc w:val="both"/>
        <w:rPr>
          <w:rFonts w:ascii="Times New Roman" w:hAnsi="Times New Roman" w:cs="Times New Roman"/>
          <w:b/>
          <w:sz w:val="24"/>
          <w:szCs w:val="24"/>
        </w:rPr>
      </w:pPr>
      <w:r w:rsidRPr="00B67EDD">
        <w:rPr>
          <w:rFonts w:ascii="Times New Roman" w:hAnsi="Times New Roman" w:cs="Times New Roman"/>
          <w:b/>
          <w:sz w:val="24"/>
          <w:szCs w:val="24"/>
        </w:rPr>
        <w:t>EGFR inhibition through erlotinib treatment strongly affects ERK signaling over AKT</w:t>
      </w:r>
    </w:p>
    <w:p w14:paraId="2670EE7A" w14:textId="77777777" w:rsidR="00B3446B" w:rsidRPr="00C14F77" w:rsidRDefault="00B3446B" w:rsidP="005F5A8E">
      <w:pPr>
        <w:spacing w:after="0" w:line="480" w:lineRule="auto"/>
        <w:jc w:val="both"/>
        <w:rPr>
          <w:rFonts w:ascii="Times New Roman" w:hAnsi="Times New Roman" w:cs="Times New Roman"/>
          <w:b/>
          <w:sz w:val="24"/>
          <w:szCs w:val="24"/>
        </w:rPr>
      </w:pPr>
    </w:p>
    <w:p w14:paraId="55797458" w14:textId="77777777" w:rsidR="00C14F77" w:rsidRDefault="00C14F77" w:rsidP="005F5A8E">
      <w:pPr>
        <w:spacing w:after="0" w:line="480" w:lineRule="auto"/>
        <w:jc w:val="both"/>
        <w:rPr>
          <w:rFonts w:ascii="Times New Roman" w:hAnsi="Times New Roman" w:cs="Times New Roman"/>
          <w:sz w:val="24"/>
          <w:szCs w:val="24"/>
        </w:rPr>
      </w:pPr>
    </w:p>
    <w:p w14:paraId="2F712C63" w14:textId="77777777" w:rsidR="00051ACA" w:rsidRDefault="00051ACA"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RTK and FAK signaling set AKT and ERK </w:t>
      </w:r>
      <w:r w:rsidR="00DF5925">
        <w:rPr>
          <w:rFonts w:ascii="Times New Roman" w:hAnsi="Times New Roman" w:cs="Times New Roman"/>
          <w:sz w:val="24"/>
          <w:szCs w:val="24"/>
        </w:rPr>
        <w:t>response</w:t>
      </w:r>
      <w:r>
        <w:rPr>
          <w:rFonts w:ascii="Times New Roman" w:hAnsi="Times New Roman" w:cs="Times New Roman"/>
          <w:sz w:val="24"/>
          <w:szCs w:val="24"/>
        </w:rPr>
        <w:t xml:space="preserve"> levels. </w:t>
      </w:r>
    </w:p>
    <w:p w14:paraId="23C09255" w14:textId="77777777" w:rsidR="00C14F77" w:rsidRDefault="00C14F77" w:rsidP="005F5A8E">
      <w:pPr>
        <w:spacing w:after="0" w:line="480" w:lineRule="auto"/>
        <w:jc w:val="both"/>
        <w:rPr>
          <w:rFonts w:ascii="Times New Roman" w:hAnsi="Times New Roman" w:cs="Times New Roman"/>
          <w:sz w:val="24"/>
          <w:szCs w:val="24"/>
        </w:rPr>
      </w:pPr>
    </w:p>
    <w:p w14:paraId="2DBA7B7B" w14:textId="2781C3CC" w:rsidR="00C14F77" w:rsidRPr="00A70F80" w:rsidRDefault="00C14F77"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DIP rate is not </w:t>
      </w:r>
      <w:ins w:id="36" w:author="Microsoft Office User" w:date="2020-05-04T10:51:00Z">
        <w:r w:rsidR="008B016A">
          <w:rPr>
            <w:rFonts w:ascii="Times New Roman" w:hAnsi="Times New Roman" w:cs="Times New Roman"/>
            <w:sz w:val="24"/>
            <w:szCs w:val="24"/>
          </w:rPr>
          <w:t xml:space="preserve">a </w:t>
        </w:r>
      </w:ins>
      <w:r>
        <w:rPr>
          <w:rFonts w:ascii="Times New Roman" w:hAnsi="Times New Roman" w:cs="Times New Roman"/>
          <w:sz w:val="24"/>
          <w:szCs w:val="24"/>
        </w:rPr>
        <w:t>discrete state description of cellular response, meaning two groups of cells may have the same DIP rates but have different underlying behaviors. For example</w:t>
      </w:r>
    </w:p>
    <w:p w14:paraId="661FE4CA" w14:textId="77777777" w:rsidR="00A70F80" w:rsidRDefault="00A70F80" w:rsidP="005F5A8E">
      <w:pPr>
        <w:spacing w:after="0" w:line="480" w:lineRule="auto"/>
        <w:jc w:val="both"/>
        <w:rPr>
          <w:rFonts w:ascii="Times New Roman" w:hAnsi="Times New Roman" w:cs="Times New Roman"/>
          <w:sz w:val="24"/>
          <w:szCs w:val="24"/>
        </w:rPr>
      </w:pPr>
    </w:p>
    <w:p w14:paraId="709901AE" w14:textId="77777777" w:rsid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Soft substrate leads to decreased DMSO growth rate and increased erlotinib sensitivity</w:t>
      </w:r>
    </w:p>
    <w:p w14:paraId="38E26A6B" w14:textId="77777777" w:rsidR="00FF0BED" w:rsidRP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Substrate stiffness primarily impacts S-M time</w:t>
      </w:r>
    </w:p>
    <w:p w14:paraId="61196E99" w14:textId="77777777" w:rsidR="00FF0BED" w:rsidRP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Erlotinib treatment strongly affects G1 time</w:t>
      </w:r>
    </w:p>
    <w:p w14:paraId="27B4DAB8" w14:textId="77777777" w:rsidR="00FF0BED" w:rsidRP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Appearance of a secondary G1 doubling peak (consideration of G1, S-M distribution fitting)</w:t>
      </w:r>
    </w:p>
    <w:p w14:paraId="60379757" w14:textId="77777777" w:rsidR="00FF0BED" w:rsidRP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Stiffness affects AKT signaling</w:t>
      </w:r>
    </w:p>
    <w:p w14:paraId="4FB5BDEB" w14:textId="77777777" w:rsidR="00FF0BED" w:rsidRDefault="00FF0BED" w:rsidP="005F5A8E">
      <w:pPr>
        <w:spacing w:after="0" w:line="480" w:lineRule="auto"/>
        <w:jc w:val="both"/>
        <w:rPr>
          <w:rFonts w:ascii="Times New Roman" w:hAnsi="Times New Roman" w:cs="Times New Roman"/>
          <w:sz w:val="24"/>
          <w:szCs w:val="24"/>
        </w:rPr>
      </w:pPr>
      <w:r w:rsidRPr="00FF0BED">
        <w:rPr>
          <w:rFonts w:ascii="Times New Roman" w:hAnsi="Times New Roman" w:cs="Times New Roman"/>
          <w:sz w:val="24"/>
          <w:szCs w:val="24"/>
        </w:rPr>
        <w:t>Erlotinib drastically decreases ERK and moderately affects AK</w:t>
      </w:r>
      <w:r>
        <w:rPr>
          <w:rFonts w:ascii="Times New Roman" w:hAnsi="Times New Roman" w:cs="Times New Roman"/>
          <w:sz w:val="24"/>
          <w:szCs w:val="24"/>
        </w:rPr>
        <w:t>T</w:t>
      </w:r>
    </w:p>
    <w:p w14:paraId="0A43CDFF" w14:textId="14B891A0" w:rsidR="00C14F77" w:rsidRDefault="00C14F77" w:rsidP="005F5A8E">
      <w:pPr>
        <w:spacing w:after="0" w:line="480" w:lineRule="auto"/>
        <w:jc w:val="both"/>
        <w:rPr>
          <w:rFonts w:ascii="Times New Roman" w:hAnsi="Times New Roman" w:cs="Times New Roman"/>
          <w:sz w:val="24"/>
          <w:szCs w:val="24"/>
        </w:rPr>
      </w:pPr>
    </w:p>
    <w:p w14:paraId="07B769BD" w14:textId="3C28B663" w:rsidR="001B4A90" w:rsidRDefault="001B4A90"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Model reveals timing</w:t>
      </w:r>
    </w:p>
    <w:p w14:paraId="66425925" w14:textId="77777777" w:rsidR="00975A62" w:rsidRDefault="00975A6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underlying assumptions of the model are important to interpreting the results. Using the </w:t>
      </w:r>
      <w:commentRangeStart w:id="37"/>
      <w:r>
        <w:rPr>
          <w:rFonts w:ascii="Times New Roman" w:hAnsi="Times New Roman" w:cs="Times New Roman"/>
          <w:sz w:val="24"/>
          <w:szCs w:val="24"/>
        </w:rPr>
        <w:t xml:space="preserve">EMG </w:t>
      </w:r>
      <w:commentRangeEnd w:id="37"/>
      <w:r w:rsidR="008B016A">
        <w:rPr>
          <w:rStyle w:val="CommentReference"/>
        </w:rPr>
        <w:commentReference w:id="37"/>
      </w:r>
      <w:r>
        <w:rPr>
          <w:rFonts w:ascii="Times New Roman" w:hAnsi="Times New Roman" w:cs="Times New Roman"/>
          <w:sz w:val="24"/>
          <w:szCs w:val="24"/>
        </w:rPr>
        <w:t>as a fit is inspired by the transition probability model of the cell cycle.</w:t>
      </w:r>
      <w:r>
        <w:rPr>
          <w:rStyle w:val="FootnoteReference"/>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{"citationItems":[{"id":"ITEM-1","itemData":{"DOI":"10.1073/pnas.70.4.1263","ISSN":"00278424","abstract":"We propose that a cell's life is divided into two fundamentally different parts. Some time after mitosis all cells enter a state (A) in which their activity is not directed towards replication. A cell may remain in the A-state for any lenght of time, throughout which its probability of leaving A-state remains constant. On leaving A-state, cells enter B-phase in which their activities are deterministic, and directed towards replication. Initiation of cell replication processes is thus random, in the sense that radioactive decay is random. Cell population growth rates are determined by the probability with which cells leave the A-state, the duration of the B-phase, and the rate of cell death. Knowledge of these parameters permits precise calculation of the distribution of intermitotic times within populations, the behavior of synchronized cell cultures, and the shape of labeled mitosis curves.","author":[{"dropping-particle":"","family":"Smith","given":"J. A.","non-dropping-particle":"","parse-names":false,"suffix":""},{"dropping-particle":"","family":"Martin","given":"L.","non-dropping-particle":"","parse-names":false,"suffix":""}],"container-title":"Proceedings of the National Academy of Sciences of the United States of America","id":"ITEM-1","issued":{"date-parts":[["1973"]]},"title":"Do cells cycle?","type":"article-journal"},"uris":["http://www.mendeley.com/documents/?uuid=2d56fc23-fc66-4c2b-9788-4c9163f05cc4"]}],"mendeley":{"formattedCitation":"&lt;sup&gt;6&lt;/sup&gt;","plainTextFormattedCitation":"6"},"properties":{"noteIndex":0},"schema":"https://github.com/citation-style-language/schema/raw/master/csl-citation.json"}</w:instrText>
      </w:r>
      <w:r>
        <w:rPr>
          <w:rStyle w:val="FootnoteReference"/>
          <w:rFonts w:ascii="Times New Roman" w:hAnsi="Times New Roman" w:cs="Times New Roman"/>
          <w:sz w:val="24"/>
          <w:szCs w:val="24"/>
        </w:rPr>
        <w:fldChar w:fldCharType="separate"/>
      </w:r>
      <w:r w:rsidRPr="00975A62">
        <w:rPr>
          <w:rFonts w:ascii="Times New Roman" w:hAnsi="Times New Roman" w:cs="Times New Roman"/>
          <w:noProof/>
          <w:sz w:val="24"/>
          <w:szCs w:val="24"/>
          <w:vertAlign w:val="superscript"/>
        </w:rPr>
        <w:t>6</w:t>
      </w:r>
      <w:r>
        <w:rPr>
          <w:rStyle w:val="FootnoteReference"/>
          <w:rFonts w:ascii="Times New Roman" w:hAnsi="Times New Roman" w:cs="Times New Roman"/>
          <w:sz w:val="24"/>
          <w:szCs w:val="24"/>
        </w:rPr>
        <w:fldChar w:fldCharType="end"/>
      </w:r>
      <w:r>
        <w:rPr>
          <w:rFonts w:ascii="Times New Roman" w:hAnsi="Times New Roman" w:cs="Times New Roman"/>
          <w:sz w:val="24"/>
          <w:szCs w:val="24"/>
        </w:rPr>
        <w:t xml:space="preserve"> An exponentially modified Gaussian fit assumes a probabilistic </w:t>
      </w:r>
    </w:p>
    <w:p w14:paraId="1A62D269" w14:textId="77777777" w:rsidR="00975A62" w:rsidRDefault="00975A62" w:rsidP="005F5A8E">
      <w:pPr>
        <w:spacing w:after="0" w:line="480" w:lineRule="auto"/>
        <w:jc w:val="both"/>
        <w:rPr>
          <w:rFonts w:ascii="Times New Roman" w:hAnsi="Times New Roman" w:cs="Times New Roman"/>
          <w:sz w:val="24"/>
          <w:szCs w:val="24"/>
        </w:rPr>
      </w:pPr>
    </w:p>
    <w:p w14:paraId="5C2EC42F" w14:textId="77777777" w:rsidR="00C14F77" w:rsidRDefault="00C14F77"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next question we asked is how does the underlying network behavior manifest into a population response. That is, how do the numbers of cells within the changing </w:t>
      </w:r>
    </w:p>
    <w:p w14:paraId="09292834" w14:textId="77777777" w:rsidR="00C14F77" w:rsidRDefault="00C14F77" w:rsidP="005F5A8E">
      <w:pPr>
        <w:spacing w:after="0" w:line="480" w:lineRule="auto"/>
        <w:jc w:val="both"/>
        <w:rPr>
          <w:rFonts w:ascii="Times New Roman" w:hAnsi="Times New Roman" w:cs="Times New Roman"/>
          <w:sz w:val="24"/>
          <w:szCs w:val="24"/>
        </w:rPr>
      </w:pPr>
    </w:p>
    <w:p w14:paraId="0AF8004D" w14:textId="77777777" w:rsidR="00797D6C" w:rsidRDefault="00797D6C" w:rsidP="005F5A8E">
      <w:pPr>
        <w:spacing w:after="0" w:line="480" w:lineRule="auto"/>
        <w:jc w:val="both"/>
        <w:rPr>
          <w:rFonts w:ascii="Times New Roman" w:hAnsi="Times New Roman" w:cs="Times New Roman"/>
          <w:sz w:val="24"/>
          <w:szCs w:val="24"/>
        </w:rPr>
      </w:pPr>
      <w:r w:rsidRPr="00797D6C">
        <w:rPr>
          <w:rFonts w:ascii="Times New Roman" w:hAnsi="Times New Roman" w:cs="Times New Roman"/>
          <w:sz w:val="24"/>
          <w:szCs w:val="24"/>
        </w:rPr>
        <w:t>Experiment: DIP rate – to PC9 subline is not a 1-1 mapping.   DIP rate depends on the input of multiple environmental factors.</w:t>
      </w:r>
    </w:p>
    <w:p w14:paraId="6730404B" w14:textId="77777777" w:rsidR="00797D6C" w:rsidRPr="00797D6C" w:rsidRDefault="00797D6C" w:rsidP="005F5A8E">
      <w:pPr>
        <w:spacing w:after="0" w:line="480" w:lineRule="auto"/>
        <w:jc w:val="both"/>
        <w:rPr>
          <w:rFonts w:ascii="Times New Roman" w:hAnsi="Times New Roman" w:cs="Times New Roman"/>
          <w:sz w:val="24"/>
          <w:szCs w:val="24"/>
        </w:rPr>
      </w:pPr>
      <w:r w:rsidRPr="00797D6C">
        <w:rPr>
          <w:rFonts w:ascii="Times New Roman" w:hAnsi="Times New Roman" w:cs="Times New Roman"/>
          <w:sz w:val="24"/>
          <w:szCs w:val="24"/>
        </w:rPr>
        <w:t>Presented a candidate model to take measurable inputs (stiffness / protein activity) and predict population growth and cell fate distributions (G0, S-M time)</w:t>
      </w:r>
    </w:p>
    <w:p w14:paraId="411F7189" w14:textId="77777777" w:rsidR="00797D6C" w:rsidRDefault="00797D6C" w:rsidP="005F5A8E">
      <w:pPr>
        <w:spacing w:after="0" w:line="480" w:lineRule="auto"/>
        <w:jc w:val="both"/>
        <w:rPr>
          <w:rFonts w:ascii="Times New Roman" w:hAnsi="Times New Roman" w:cs="Times New Roman"/>
          <w:sz w:val="24"/>
          <w:szCs w:val="24"/>
        </w:rPr>
      </w:pPr>
      <w:r w:rsidRPr="00797D6C">
        <w:rPr>
          <w:rFonts w:ascii="Times New Roman" w:hAnsi="Times New Roman" w:cs="Times New Roman"/>
          <w:sz w:val="24"/>
          <w:szCs w:val="24"/>
        </w:rPr>
        <w:lastRenderedPageBreak/>
        <w:t>Minimal model requires 3 inputs and 3 targets</w:t>
      </w:r>
    </w:p>
    <w:p w14:paraId="6E536B02" w14:textId="77777777" w:rsidR="00797D6C" w:rsidRDefault="00797D6C" w:rsidP="005F5A8E">
      <w:pPr>
        <w:spacing w:after="0" w:line="480" w:lineRule="auto"/>
        <w:jc w:val="both"/>
        <w:rPr>
          <w:rFonts w:ascii="Times New Roman" w:hAnsi="Times New Roman" w:cs="Times New Roman"/>
          <w:sz w:val="24"/>
          <w:szCs w:val="24"/>
        </w:rPr>
      </w:pPr>
      <w:r w:rsidRPr="00797D6C">
        <w:rPr>
          <w:rFonts w:ascii="Times New Roman" w:hAnsi="Times New Roman" w:cs="Times New Roman"/>
          <w:sz w:val="24"/>
          <w:szCs w:val="24"/>
        </w:rPr>
        <w:t>Both experiments and model reveal intriguing shape to G1/G0 distributions -&gt; containing 2nd peak</w:t>
      </w:r>
    </w:p>
    <w:p w14:paraId="113D2E8E" w14:textId="77777777" w:rsidR="00797D6C" w:rsidRDefault="00797D6C" w:rsidP="005F5A8E">
      <w:pPr>
        <w:spacing w:after="0" w:line="480" w:lineRule="auto"/>
        <w:ind w:left="720" w:hanging="720"/>
        <w:jc w:val="both"/>
        <w:rPr>
          <w:rFonts w:ascii="Times New Roman" w:hAnsi="Times New Roman" w:cs="Times New Roman"/>
          <w:sz w:val="24"/>
          <w:szCs w:val="24"/>
        </w:rPr>
      </w:pPr>
    </w:p>
    <w:p w14:paraId="732FB6C1" w14:textId="77777777" w:rsidR="00456D63" w:rsidRPr="00456D63" w:rsidRDefault="00797D6C" w:rsidP="005F5A8E">
      <w:pPr>
        <w:spacing w:after="0" w:line="480" w:lineRule="auto"/>
        <w:jc w:val="both"/>
        <w:rPr>
          <w:rFonts w:ascii="Times New Roman" w:hAnsi="Times New Roman" w:cs="Times New Roman"/>
          <w:b/>
          <w:sz w:val="24"/>
          <w:szCs w:val="24"/>
        </w:rPr>
      </w:pPr>
      <w:r w:rsidRPr="00797D6C">
        <w:rPr>
          <w:rFonts w:ascii="Times New Roman" w:hAnsi="Times New Roman" w:cs="Times New Roman"/>
          <w:sz w:val="24"/>
          <w:szCs w:val="24"/>
        </w:rPr>
        <w:t xml:space="preserve">Current Hypothesis for 2nd peak:   solutions with low model inputs have complicated oscillations and multiple limit cycles.  Stochastic simulations kick the “cells” into different limit cycles.  </w:t>
      </w:r>
    </w:p>
    <w:p w14:paraId="0882FAA9" w14:textId="77777777" w:rsidR="00456D63" w:rsidRPr="00A70F80" w:rsidRDefault="00456D63" w:rsidP="005F5A8E">
      <w:pPr>
        <w:spacing w:after="0" w:line="480" w:lineRule="auto"/>
        <w:jc w:val="both"/>
        <w:rPr>
          <w:rFonts w:ascii="Times New Roman" w:hAnsi="Times New Roman" w:cs="Times New Roman"/>
          <w:sz w:val="24"/>
          <w:szCs w:val="24"/>
        </w:rPr>
      </w:pPr>
    </w:p>
    <w:p w14:paraId="7960AA4B" w14:textId="77777777" w:rsidR="007D1FEA" w:rsidRPr="0055436E" w:rsidRDefault="007D1FEA" w:rsidP="005F5A8E">
      <w:pPr>
        <w:spacing w:after="0" w:line="480" w:lineRule="auto"/>
        <w:jc w:val="both"/>
        <w:rPr>
          <w:moveTo w:id="38" w:author="Microsoft Office User" w:date="2020-05-04T10:35:00Z"/>
          <w:rFonts w:ascii="Times New Roman" w:hAnsi="Times New Roman" w:cs="Times New Roman"/>
          <w:sz w:val="24"/>
          <w:szCs w:val="24"/>
        </w:rPr>
      </w:pPr>
      <w:moveToRangeStart w:id="39" w:author="Microsoft Office User" w:date="2020-05-04T10:35:00Z" w:name="move39480971"/>
      <w:moveTo w:id="40" w:author="Microsoft Office User" w:date="2020-05-04T10:35:00Z">
        <w:r w:rsidRPr="0055436E">
          <w:rPr>
            <w:rFonts w:ascii="Times New Roman" w:hAnsi="Times New Roman" w:cs="Times New Roman"/>
            <w:sz w:val="24"/>
            <w:szCs w:val="24"/>
          </w:rPr>
          <w:t>Figure 1: Signaling Pathway Schematic</w:t>
        </w:r>
      </w:moveTo>
    </w:p>
    <w:moveToRangeEnd w:id="39"/>
    <w:p w14:paraId="23D6D247" w14:textId="77777777" w:rsidR="00724A8A" w:rsidRDefault="00C2708F"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Figure 2: </w:t>
      </w:r>
      <w:r w:rsidR="00724A8A">
        <w:rPr>
          <w:rFonts w:ascii="Times New Roman" w:hAnsi="Times New Roman" w:cs="Times New Roman"/>
          <w:sz w:val="24"/>
          <w:szCs w:val="24"/>
        </w:rPr>
        <w:t>Population analysis</w:t>
      </w:r>
    </w:p>
    <w:p w14:paraId="034DC011" w14:textId="77777777" w:rsidR="00880AD1" w:rsidRPr="00AC463A" w:rsidRDefault="00880AD1" w:rsidP="005F5A8E">
      <w:pPr>
        <w:spacing w:after="0" w:line="480" w:lineRule="auto"/>
        <w:jc w:val="both"/>
        <w:rPr>
          <w:rFonts w:ascii="Times New Roman" w:hAnsi="Times New Roman" w:cs="Times New Roman"/>
          <w:sz w:val="24"/>
          <w:szCs w:val="24"/>
          <w:lang w:val="fr-FR"/>
        </w:rPr>
      </w:pPr>
      <w:r w:rsidRPr="00AC463A">
        <w:rPr>
          <w:rFonts w:ascii="Times New Roman" w:hAnsi="Times New Roman" w:cs="Times New Roman"/>
          <w:sz w:val="24"/>
          <w:szCs w:val="24"/>
          <w:lang w:val="fr-FR"/>
        </w:rPr>
        <w:t xml:space="preserve">Figure </w:t>
      </w:r>
      <w:proofErr w:type="gramStart"/>
      <w:r w:rsidRPr="00AC463A">
        <w:rPr>
          <w:rFonts w:ascii="Times New Roman" w:hAnsi="Times New Roman" w:cs="Times New Roman"/>
          <w:sz w:val="24"/>
          <w:szCs w:val="24"/>
          <w:lang w:val="fr-FR"/>
        </w:rPr>
        <w:t>3:</w:t>
      </w:r>
      <w:proofErr w:type="gramEnd"/>
      <w:r w:rsidRPr="00AC463A">
        <w:rPr>
          <w:rFonts w:ascii="Times New Roman" w:hAnsi="Times New Roman" w:cs="Times New Roman"/>
          <w:sz w:val="24"/>
          <w:szCs w:val="24"/>
          <w:lang w:val="fr-FR"/>
        </w:rPr>
        <w:t xml:space="preserve"> </w:t>
      </w:r>
      <w:proofErr w:type="spellStart"/>
      <w:r w:rsidRPr="00AC463A">
        <w:rPr>
          <w:rFonts w:ascii="Times New Roman" w:hAnsi="Times New Roman" w:cs="Times New Roman"/>
          <w:sz w:val="24"/>
          <w:szCs w:val="24"/>
          <w:lang w:val="fr-FR"/>
        </w:rPr>
        <w:t>Cell</w:t>
      </w:r>
      <w:proofErr w:type="spellEnd"/>
      <w:r w:rsidRPr="00AC463A">
        <w:rPr>
          <w:rFonts w:ascii="Times New Roman" w:hAnsi="Times New Roman" w:cs="Times New Roman"/>
          <w:sz w:val="24"/>
          <w:szCs w:val="24"/>
          <w:lang w:val="fr-FR"/>
        </w:rPr>
        <w:t xml:space="preserve"> cycle </w:t>
      </w:r>
      <w:proofErr w:type="spellStart"/>
      <w:r w:rsidRPr="00AC463A">
        <w:rPr>
          <w:rFonts w:ascii="Times New Roman" w:hAnsi="Times New Roman" w:cs="Times New Roman"/>
          <w:sz w:val="24"/>
          <w:szCs w:val="24"/>
          <w:lang w:val="fr-FR"/>
        </w:rPr>
        <w:t>dynamics</w:t>
      </w:r>
      <w:proofErr w:type="spellEnd"/>
      <w:r w:rsidR="00880693" w:rsidRPr="00AC463A">
        <w:rPr>
          <w:rFonts w:ascii="Times New Roman" w:hAnsi="Times New Roman" w:cs="Times New Roman"/>
          <w:sz w:val="24"/>
          <w:szCs w:val="24"/>
          <w:lang w:val="fr-FR"/>
        </w:rPr>
        <w:t xml:space="preserve">, </w:t>
      </w:r>
      <w:proofErr w:type="spellStart"/>
      <w:r w:rsidR="00880693" w:rsidRPr="00AC463A">
        <w:rPr>
          <w:rFonts w:ascii="Times New Roman" w:hAnsi="Times New Roman" w:cs="Times New Roman"/>
          <w:sz w:val="24"/>
          <w:szCs w:val="24"/>
          <w:lang w:val="fr-FR"/>
        </w:rPr>
        <w:t>cell</w:t>
      </w:r>
      <w:proofErr w:type="spellEnd"/>
      <w:r w:rsidR="00880693" w:rsidRPr="00AC463A">
        <w:rPr>
          <w:rFonts w:ascii="Times New Roman" w:hAnsi="Times New Roman" w:cs="Times New Roman"/>
          <w:sz w:val="24"/>
          <w:szCs w:val="24"/>
          <w:lang w:val="fr-FR"/>
        </w:rPr>
        <w:t xml:space="preserve"> cycle distributions</w:t>
      </w:r>
    </w:p>
    <w:p w14:paraId="58CE1096" w14:textId="1461720A" w:rsidR="0055436E" w:rsidRPr="0055436E" w:rsidDel="007D1FEA" w:rsidRDefault="0055436E" w:rsidP="005F5A8E">
      <w:pPr>
        <w:spacing w:after="0" w:line="480" w:lineRule="auto"/>
        <w:jc w:val="both"/>
        <w:rPr>
          <w:moveFrom w:id="41" w:author="Microsoft Office User" w:date="2020-05-04T10:35:00Z"/>
          <w:rFonts w:ascii="Times New Roman" w:hAnsi="Times New Roman" w:cs="Times New Roman"/>
          <w:sz w:val="24"/>
          <w:szCs w:val="24"/>
        </w:rPr>
      </w:pPr>
      <w:moveFromRangeStart w:id="42" w:author="Microsoft Office User" w:date="2020-05-04T10:35:00Z" w:name="move39480971"/>
      <w:moveFrom w:id="43" w:author="Microsoft Office User" w:date="2020-05-04T10:35:00Z">
        <w:r w:rsidRPr="0055436E" w:rsidDel="007D1FEA">
          <w:rPr>
            <w:rFonts w:ascii="Times New Roman" w:hAnsi="Times New Roman" w:cs="Times New Roman"/>
            <w:sz w:val="24"/>
            <w:szCs w:val="24"/>
          </w:rPr>
          <w:t>Figure 1: Signaling Pathway Schematic</w:t>
        </w:r>
      </w:moveFrom>
    </w:p>
    <w:moveFromRangeEnd w:id="42"/>
    <w:p w14:paraId="745F1E1D" w14:textId="77777777" w:rsidR="00C2708F" w:rsidRDefault="00C2708F"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w:t>
      </w:r>
      <w:r w:rsidR="00880AD1">
        <w:rPr>
          <w:rFonts w:ascii="Times New Roman" w:hAnsi="Times New Roman" w:cs="Times New Roman"/>
          <w:sz w:val="24"/>
          <w:szCs w:val="24"/>
        </w:rPr>
        <w:t>e 4</w:t>
      </w:r>
      <w:r>
        <w:rPr>
          <w:rFonts w:ascii="Times New Roman" w:hAnsi="Times New Roman" w:cs="Times New Roman"/>
          <w:sz w:val="24"/>
          <w:szCs w:val="24"/>
        </w:rPr>
        <w:t xml:space="preserve">: </w:t>
      </w:r>
      <w:r w:rsidR="00724A8A">
        <w:rPr>
          <w:rFonts w:ascii="Times New Roman" w:hAnsi="Times New Roman" w:cs="Times New Roman"/>
          <w:sz w:val="24"/>
          <w:szCs w:val="24"/>
        </w:rPr>
        <w:t>Western results</w:t>
      </w:r>
    </w:p>
    <w:p w14:paraId="0013244B" w14:textId="77777777" w:rsidR="00C2708F" w:rsidRDefault="00880AD1"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Figure 5</w:t>
      </w:r>
      <w:r w:rsidR="00C2708F">
        <w:rPr>
          <w:rFonts w:ascii="Times New Roman" w:hAnsi="Times New Roman" w:cs="Times New Roman"/>
          <w:sz w:val="24"/>
          <w:szCs w:val="24"/>
        </w:rPr>
        <w:t>: ODE model analysis</w:t>
      </w:r>
    </w:p>
    <w:p w14:paraId="7963F821" w14:textId="77777777" w:rsidR="00C2708F" w:rsidRPr="00C2708F" w:rsidRDefault="00880AD1"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Figure 6</w:t>
      </w:r>
      <w:r w:rsidR="00C2708F">
        <w:rPr>
          <w:rFonts w:ascii="Times New Roman" w:hAnsi="Times New Roman" w:cs="Times New Roman"/>
          <w:sz w:val="24"/>
          <w:szCs w:val="24"/>
        </w:rPr>
        <w:t>: Stochastic model analysis/comparison</w:t>
      </w:r>
    </w:p>
    <w:p w14:paraId="0B33149C" w14:textId="77777777" w:rsidR="00C36ACB" w:rsidRPr="00C36ACB" w:rsidRDefault="00C36ACB" w:rsidP="005F5A8E">
      <w:pPr>
        <w:spacing w:after="0" w:line="480" w:lineRule="auto"/>
        <w:jc w:val="both"/>
        <w:rPr>
          <w:rFonts w:ascii="Times New Roman" w:hAnsi="Times New Roman" w:cs="Times New Roman"/>
          <w:b/>
          <w:sz w:val="24"/>
          <w:szCs w:val="24"/>
        </w:rPr>
      </w:pPr>
    </w:p>
    <w:p w14:paraId="41AA6749" w14:textId="77777777" w:rsidR="00C36ACB" w:rsidRDefault="00C36ACB" w:rsidP="005F5A8E">
      <w:pPr>
        <w:spacing w:after="0" w:line="480" w:lineRule="auto"/>
        <w:jc w:val="both"/>
        <w:rPr>
          <w:rFonts w:ascii="Times New Roman" w:hAnsi="Times New Roman" w:cs="Times New Roman"/>
          <w:b/>
          <w:sz w:val="24"/>
          <w:szCs w:val="24"/>
        </w:rPr>
      </w:pPr>
      <w:r w:rsidRPr="00C36ACB">
        <w:rPr>
          <w:rFonts w:ascii="Times New Roman" w:hAnsi="Times New Roman" w:cs="Times New Roman"/>
          <w:b/>
          <w:sz w:val="24"/>
          <w:szCs w:val="24"/>
        </w:rPr>
        <w:t>Discussion</w:t>
      </w:r>
    </w:p>
    <w:p w14:paraId="51C0389D" w14:textId="77777777" w:rsidR="001309DF" w:rsidRPr="001309DF" w:rsidRDefault="001309DF" w:rsidP="001309DF">
      <w:pPr>
        <w:spacing w:after="0" w:line="480" w:lineRule="auto"/>
        <w:ind w:firstLine="360"/>
        <w:jc w:val="both"/>
        <w:rPr>
          <w:rFonts w:ascii="Times New Roman" w:eastAsia="Calibri" w:hAnsi="Times New Roman" w:cs="Times New Roman"/>
          <w:bCs/>
          <w:sz w:val="24"/>
          <w:szCs w:val="24"/>
        </w:rPr>
      </w:pPr>
      <w:r w:rsidRPr="001309DF">
        <w:rPr>
          <w:rFonts w:ascii="Times New Roman" w:eastAsia="Calibri" w:hAnsi="Times New Roman" w:cs="Times New Roman"/>
          <w:bCs/>
          <w:sz w:val="24"/>
          <w:szCs w:val="24"/>
        </w:rPr>
        <w:t xml:space="preserve">Fate decision represents an important and common event in cellular behavior. Understanding how that choice is made has important implications for our understanding of cancer progression. Here, we show that it is possible to use a simplified, molecular model to accurately capture single cell behavior and population level dynamics. This model exists as an important middle ground between large, all-encompassing molecular models and simplified mathematical schemes </w:t>
      </w:r>
      <w:r w:rsidRPr="001309DF">
        <w:rPr>
          <w:rFonts w:ascii="Times New Roman" w:eastAsia="Calibri" w:hAnsi="Times New Roman" w:cs="Times New Roman"/>
          <w:bCs/>
          <w:sz w:val="24"/>
          <w:szCs w:val="24"/>
        </w:rPr>
        <w:fldChar w:fldCharType="begin" w:fldLock="1"/>
      </w:r>
      <w:r w:rsidRPr="001309DF">
        <w:rPr>
          <w:rFonts w:ascii="Times New Roman" w:eastAsia="Calibri" w:hAnsi="Times New Roman" w:cs="Times New Roman"/>
          <w:bCs/>
          <w:sz w:val="24"/>
          <w:szCs w:val="24"/>
        </w:rPr>
        <w:instrText>ADDIN CSL_CITATION {"citationItems":[{"id":"ITEM-1","itemData":{"DOI":"10.1371/journal.pcbi.1005985","ISBN":"1111111111","ISSN":"15537358","abstract":"Most cancer cells harbor multiple drivers whose epistasis and interactions with expression context clouds drug and drug combination sensitivity prediction. We constructed a mechanistic computational model that is context-tailored by omics data to capture regulation of stochastic proliferation and death by pan-cancer driver pathways. Simulations and experiments explore how the coordinated dynamics of RAF/MEK/ERK and PI-3K/AKT kinase activities in response to synergistic mitogen or drug combinations control cell fate in a specific cellular context. In this MCF10A cell context, simulations suggest that synergistic ERK and AKT inhibitor-induced death is likely mediated by BIM rather than BAD, which is supported by prior experimental studies. AKT dynamics explain S-phase entry synergy between EGF and insulin, but simulations suggest that stochastic ERK, and not AKT, dynamics seem to drive cell-to-cell proliferation variability, which in simulations is predictable from pre-stimulus fluctuations in C-Raf/B-Raf levels. Simulations suggest MEK alteration negligibly influences transformation, consistent with clinical data. Tailoring the model to an alternate cell expression and mutation context, a glioma cell line, allows prediction of increased sensitivity of cell death to AKT inhibition. Our model mechanistically interprets context-specific landscapes between driver pathways and cell fates, providing a framework for designing more rational cancer combination therapy.","author":[{"dropping-particle":"","family":"Bouhaddou","given":"Mehdi","non-dropping-particle":"","parse-names":false,"suffix":""},{"dropping-particle":"","family":"Barrette","given":"Anne Marie","non-dropping-particle":"","parse-names":false,"suffix":""},{"dropping-particle":"","family":"Stern","given":"Alan D.","non-dropping-particle":"","parse-names":false,"suffix":""},{"dropping-particle":"","family":"Koch","given":"Rick J.","non-dropping-particle":"","parse-names":false,"suffix":""},{"dropping-particle":"","family":"DiStefano","given":"Matthew S.","non-dropping-particle":"","parse-names":false,"suffix":""},{"dropping-particle":"","family":"Riesel","given":"Eric A.","non-dropping-particle":"","parse-names":false,"suffix":""},{"dropping-particle":"","family":"Santos","given":"Luis C.","non-dropping-particle":"","parse-names":false,"suffix":""},{"dropping-particle":"","family":"Tan","given":"Annie L.","non-dropping-particle":"","parse-names":false,"suffix":""},{"dropping-particle":"","family":"Mertz","given":"Alex E.","non-dropping-particle":"","parse-names":false,"suffix":""},{"dropping-particle":"","family":"Birtwistle","given":"Marc R.","non-dropping-particle":"","parse-names":false,"suffix":""}],"container-title":"PLoS Computational Biology","id":"ITEM-1","issued":{"date-parts":[["2018"]]},"title":"A mechanistic pan-cancer pathway model informed by multi-omics data interprets stochastic cell fate responses to drugs and mitogens","type":"article-journal"},"uris":["http://www.mendeley.com/documents/?uuid=3ed9c0c2-9242-4638-a4fc-00bbfcd4c150"]}],"mendeley":{"formattedCitation":"[100]","plainTextFormattedCitation":"[100]","previouslyFormattedCitation":"[100]"},"properties":{"noteIndex":0},"schema":"https://github.com/citation-style-language/schema/raw/master/csl-citation.json"}</w:instrText>
      </w:r>
      <w:r w:rsidRPr="001309DF">
        <w:rPr>
          <w:rFonts w:ascii="Times New Roman" w:eastAsia="Calibri" w:hAnsi="Times New Roman" w:cs="Times New Roman"/>
          <w:bCs/>
          <w:sz w:val="24"/>
          <w:szCs w:val="24"/>
        </w:rPr>
        <w:fldChar w:fldCharType="separate"/>
      </w:r>
      <w:r w:rsidRPr="001309DF">
        <w:rPr>
          <w:rFonts w:ascii="Times New Roman" w:eastAsia="Calibri" w:hAnsi="Times New Roman" w:cs="Times New Roman"/>
          <w:bCs/>
          <w:noProof/>
          <w:sz w:val="24"/>
          <w:szCs w:val="24"/>
        </w:rPr>
        <w:t>[100]</w:t>
      </w:r>
      <w:r w:rsidRPr="001309DF">
        <w:rPr>
          <w:rFonts w:ascii="Times New Roman" w:eastAsia="Calibri" w:hAnsi="Times New Roman" w:cs="Times New Roman"/>
          <w:bCs/>
          <w:sz w:val="24"/>
          <w:szCs w:val="24"/>
        </w:rPr>
        <w:fldChar w:fldCharType="end"/>
      </w:r>
      <w:r w:rsidRPr="001309DF">
        <w:rPr>
          <w:rFonts w:ascii="Times New Roman" w:eastAsia="Calibri" w:hAnsi="Times New Roman" w:cs="Times New Roman"/>
          <w:bCs/>
          <w:sz w:val="24"/>
          <w:szCs w:val="24"/>
        </w:rPr>
        <w:fldChar w:fldCharType="begin" w:fldLock="1"/>
      </w:r>
      <w:r w:rsidRPr="001309DF">
        <w:rPr>
          <w:rFonts w:ascii="Times New Roman" w:eastAsia="Calibri" w:hAnsi="Times New Roman" w:cs="Times New Roman"/>
          <w:bCs/>
          <w:sz w:val="24"/>
          <w:szCs w:val="24"/>
        </w:rPr>
        <w:instrText>ADDIN CSL_CITATION {"citationItems":[{"id":"ITEM-1","itemData":{"DOI":"10.1371/journal.pcbi.1003616","ISSN":"15537358","PMID":"25058870","abstract":"A fundamental property of cell populations is their growth rate as well as the time needed for cell division and its variance. The eukaryotic cell cycle progresses in an ordered sequence through the phases G1, S, G2, and M and is regulated by environmental cues and by intracellular checkpoints. Reflecting this regulatory complexity, the length of each phase varies considerably in different kinds of cells but also among genetically and morphologically indistinguishable cells. This article addresses the question of how to describe and quantify the mean and variance of the cell cycle phase lengths. A phase-resolved cell cycle model is introduced assuming that phase completion times are distributed as delayed exponential functions, capturing the observations that each realization of a cycle phase is variable in length and requires a minimal time. In this model, the total cell cycle length is distributed as a delayed hypoexponential function that closely reproduces empirical distributions. Analytic solutions are derived for the proportions of cells in each cycle phase in a population growing under balanced growth and under specific non-stationary conditions. These solutions are then adapted to describe conventional cell cycle kinetic assays based on pulse labelling with nucleoside analogs. The model fits well to data obtained with two distinct proliferating cell lines labelled with a single bromodeoxiuridine pulse. However, whereas mean lengths are precisely estimated for all phases, the respective variances remain uncertain. To overcome this limitation, a redesigned experimental protocol is derived and validated in silico. The novelty is the timing of two consecutive pulses with distinct nucleosides that enables accurate and precise estimation of both the mean and the variance of the length of all phases. The proposed methodology to quantify the phase length distributions gives results potentially equivalent to those obtained with modern phase-specific biosensor-based fluorescent imaging. © 2014 Weber et al.","author":[{"dropping-particle":"","family":"Weber","given":"Tom Serge","non-dropping-particle":"","parse-names":false,"suffix":""},{"dropping-particle":"","family":"Jaehnert","given":"Irene","non-dropping-particle":"","parse-names":false,"suffix":""},{"dropping-particle":"","family":"Schichor","given":"Christian","non-dropping-particle":"","parse-names":false,"suffix":""},{"dropping-particle":"","family":"Or-Guil","given":"Michal","non-dropping-particle":"","parse-names":false,"suffix":""},{"dropping-particle":"","family":"Carneiro","given":"Jorge","non-dropping-particle":"","parse-names":false,"suffix":""}],"container-title":"PLoS Computational Biology","id":"ITEM-1","issued":{"date-parts":[["2014"]]},"title":"Quantifying the Length and Variance of the Eukaryotic Cell Cycle Phases by a Stochastic Model and Dual Nucleoside Pulse Labelling","type":"article-journal"},"uris":["http://www.mendeley.com/documents/?uuid=ecb81598-d5d7-4f2e-bd36-b481dcf70cc4"]}],"mendeley":{"formattedCitation":"[101]","plainTextFormattedCitation":"[101]","previouslyFormattedCitation":"[101]"},"properties":{"noteIndex":0},"schema":"https://github.com/citation-style-language/schema/raw/master/csl-citation.json"}</w:instrText>
      </w:r>
      <w:r w:rsidRPr="001309DF">
        <w:rPr>
          <w:rFonts w:ascii="Times New Roman" w:eastAsia="Calibri" w:hAnsi="Times New Roman" w:cs="Times New Roman"/>
          <w:bCs/>
          <w:sz w:val="24"/>
          <w:szCs w:val="24"/>
        </w:rPr>
        <w:fldChar w:fldCharType="separate"/>
      </w:r>
      <w:r w:rsidRPr="001309DF">
        <w:rPr>
          <w:rFonts w:ascii="Times New Roman" w:eastAsia="Calibri" w:hAnsi="Times New Roman" w:cs="Times New Roman"/>
          <w:bCs/>
          <w:noProof/>
          <w:sz w:val="24"/>
          <w:szCs w:val="24"/>
        </w:rPr>
        <w:t>[101]</w:t>
      </w:r>
      <w:r w:rsidRPr="001309DF">
        <w:rPr>
          <w:rFonts w:ascii="Times New Roman" w:eastAsia="Calibri" w:hAnsi="Times New Roman" w:cs="Times New Roman"/>
          <w:bCs/>
          <w:sz w:val="24"/>
          <w:szCs w:val="24"/>
        </w:rPr>
        <w:fldChar w:fldCharType="end"/>
      </w:r>
      <w:r w:rsidRPr="001309DF">
        <w:rPr>
          <w:rFonts w:ascii="Times New Roman" w:eastAsia="Calibri" w:hAnsi="Times New Roman" w:cs="Times New Roman"/>
          <w:bCs/>
          <w:sz w:val="24"/>
          <w:szCs w:val="24"/>
        </w:rPr>
        <w:t xml:space="preserve">. The former can offer powerful insight if properly tuned, but with vast numbers of parameters to estimate, it is difficult to know if the optimal estimation has been achieved. The latter may coarse-grain the biological steps too much, losing important system behaviors. In fact, the level of detail to include in a model to achieve a particular phenomenon answers important questions regarding the signaling topology and overall architecture of the network. We considered these tradeoffs when designing our model, taking cues from the prior and ongoing work of </w:t>
      </w:r>
      <w:proofErr w:type="spellStart"/>
      <w:r w:rsidRPr="001309DF">
        <w:rPr>
          <w:rFonts w:ascii="Times New Roman" w:eastAsia="Calibri" w:hAnsi="Times New Roman" w:cs="Times New Roman"/>
          <w:bCs/>
          <w:sz w:val="24"/>
          <w:szCs w:val="24"/>
        </w:rPr>
        <w:t>Goldbeter</w:t>
      </w:r>
      <w:proofErr w:type="spellEnd"/>
      <w:r w:rsidRPr="001309DF">
        <w:rPr>
          <w:rFonts w:ascii="Times New Roman" w:eastAsia="Calibri" w:hAnsi="Times New Roman" w:cs="Times New Roman"/>
          <w:bCs/>
          <w:sz w:val="24"/>
          <w:szCs w:val="24"/>
        </w:rPr>
        <w:t xml:space="preserve"> and colleagues. His original work designing a full, descriptive model of the mammalian cell cycle and he subsequently simplified it down to the essential </w:t>
      </w:r>
      <w:r w:rsidRPr="001309DF">
        <w:rPr>
          <w:rFonts w:ascii="Times New Roman" w:eastAsia="Calibri" w:hAnsi="Times New Roman" w:cs="Times New Roman"/>
          <w:bCs/>
          <w:sz w:val="24"/>
          <w:szCs w:val="24"/>
        </w:rPr>
        <w:lastRenderedPageBreak/>
        <w:t xml:space="preserve">components to achieve phenomenologically similar oscillations. This offers important insight into the control scheme of the cell cycle. Additionally, it makes testing network connections within the model quicker. We use the same approach to begin asking what the necessary components are to reproduce experimentally quantified cellular behavior, intermitotic times, death rates, and drug-induced proliferation rates, given known signaling input. The problem is inherently multiscale in nature, starting with a description of molecular events and eventually describing the change in population. </w:t>
      </w:r>
    </w:p>
    <w:p w14:paraId="5648C8E8" w14:textId="77777777" w:rsidR="001309DF" w:rsidRPr="001309DF" w:rsidRDefault="001309DF" w:rsidP="001309DF">
      <w:pPr>
        <w:spacing w:after="0" w:line="480" w:lineRule="auto"/>
        <w:ind w:firstLine="360"/>
        <w:jc w:val="both"/>
        <w:rPr>
          <w:rFonts w:ascii="Times New Roman" w:eastAsia="Calibri" w:hAnsi="Times New Roman" w:cs="Times New Roman"/>
          <w:bCs/>
          <w:sz w:val="24"/>
          <w:szCs w:val="24"/>
        </w:rPr>
      </w:pPr>
      <w:r w:rsidRPr="001309DF">
        <w:rPr>
          <w:rFonts w:ascii="Times New Roman" w:eastAsia="Calibri" w:hAnsi="Times New Roman" w:cs="Times New Roman"/>
          <w:bCs/>
          <w:sz w:val="24"/>
          <w:szCs w:val="24"/>
        </w:rPr>
        <w:t xml:space="preserve">The first step in the process, achieved over many years of biochemical study, was identifying the components of the cellular signaling system. After, and concurrent with, component identification, many studies have focused on describing how the elements interact. Our work picks up at this point, using the years of prior work to build a literature-based model. Our model combines the </w:t>
      </w:r>
      <w:proofErr w:type="spellStart"/>
      <w:r w:rsidRPr="001309DF">
        <w:rPr>
          <w:rFonts w:ascii="Times New Roman" w:eastAsia="Calibri" w:hAnsi="Times New Roman" w:cs="Times New Roman"/>
          <w:bCs/>
          <w:sz w:val="24"/>
          <w:szCs w:val="24"/>
        </w:rPr>
        <w:t>Goldbeter</w:t>
      </w:r>
      <w:proofErr w:type="spellEnd"/>
      <w:r w:rsidRPr="001309DF">
        <w:rPr>
          <w:rFonts w:ascii="Times New Roman" w:eastAsia="Calibri" w:hAnsi="Times New Roman" w:cs="Times New Roman"/>
          <w:bCs/>
          <w:sz w:val="24"/>
          <w:szCs w:val="24"/>
        </w:rPr>
        <w:t xml:space="preserve"> skeleton model that includes positive feedback leading to bistable transitions and combines it with the Rb-E2F bistable switch characterized by Yao et al. </w:t>
      </w:r>
      <w:r w:rsidRPr="001309DF">
        <w:rPr>
          <w:rFonts w:ascii="Times New Roman" w:eastAsia="Calibri" w:hAnsi="Times New Roman" w:cs="Times New Roman"/>
          <w:bCs/>
          <w:sz w:val="24"/>
          <w:szCs w:val="24"/>
        </w:rPr>
        <w:fldChar w:fldCharType="begin" w:fldLock="1"/>
      </w:r>
      <w:r w:rsidRPr="001309DF">
        <w:rPr>
          <w:rFonts w:ascii="Times New Roman" w:eastAsia="Calibri" w:hAnsi="Times New Roman" w:cs="Times New Roman"/>
          <w:bCs/>
          <w:sz w:val="24"/>
          <w:szCs w:val="24"/>
        </w:rPr>
        <w:instrText>ADDIN CSL_CITATION {"citationItems":[{"id":"ITEM-1","itemData":{"DOI":"10.1111/j.1742-4658.2012.08585.x","ISBN":"1742-4658 (Electronic)\\r1742-464X (Linking)","ISSN":"1742464X","PMID":"22458764","abstract":"The transitions between the G(1), S, G(2) and M phases of the mammalian cell cycle are driven by a network of cyclin-dependent kinases (Cdks), whose sequential activation is regulated by intertwined negative and positive feedback loops. We previously proposed a detailed computational model for the Cdk network, and showed that this network is capable of temporal self-organization in the form of sustained oscillations, which govern ordered progression through the successive phases of the cell cycle [Gérard and Goldbeter (2009) Proc Natl Acad Sci USA 106, 21643-21648]. We subsequently proposed a skeleton model for the cell cycle that retains the core regulatory mechanisms of the detailed model [Gérard and Goldbeter (2011) Interface Focus 1, 24-35]. Here we extend this skeleton model by incorporating Cdk regulation through phosphorylation/dephosphorylation and by including the positive feedback loops that underlie the dynamics of the G(1)/S and G(2)/M transitions via phosphatase Cdc25 and via phosphatase Cdc25 and kinase Wee1, respectively. We determine the effects of these positive feedback loops and ultrasensitivity in phosphorylation/dephosphorylation on the dynamics of the Cdk network. The multiplicity of positive feedback loops as well as the existence of ultrasensitivity promote the occurrence of bistability and increase the amplitude of the oscillations in the various cyclin/Cdk complexes. By resorting to stochastic simulations, we further show that the presence of multiple, redundant positive feedback loops in the G(2)/M transition of the cell cycle markedly enhances the robustness of the Cdk oscillations with respect to molecular noise.","author":[{"dropping-particle":"","family":"Gérard","given":"Claude","non-dropping-particle":"","parse-names":false,"suffix":""},{"dropping-particle":"","family":"Gonze","given":"Didier","non-dropping-particle":"","parse-names":false,"suffix":""},{"dropping-particle":"","family":"Goldbeter","given":"Albert","non-dropping-particle":"","parse-names":false,"suffix":""}],"container-title":"FEBS Journal","id":"ITEM-1","issue":"18","issued":{"date-parts":[["2012"]]},"page":"3411-3431","title":"Effect of positive feedback loops on the robustness of oscillations in the network of cyclin-dependent kinases driving the mammalian cell cycle","type":"article-journal","volume":"279"},"uris":["http://www.mendeley.com/documents/?uuid=768a0e10-7d88-482e-9a4d-77bc192f2cc1"]},{"id":"ITEM-2","itemData":{"DOI":"10.1038/ncb1711","ISBN":"1476-4679 (Electronic)\\n1465-7392 (Linking)","ISSN":"1465-7392","PMID":"18364697","abstract":"The restriction point (R-point) marks the critical event when a mammalian cell commits to proliferation and becomes independent of growth stimulation. It is fundamental for normal differentiation and tissue homeostasis, and seems to be dysregulated in virtually all cancers. Although the R-point has been linked to various activities involved in the regulation of G1-S transition of the mammalian cell cycle, the underlying mechanism remains unclear. Using single-cell measurements, we show here that the Rb-E2F pathway functions as a bistable switch to convert graded serum inputs into all-or-none E2F responses. Once turned ON by sufficient serum stimulation, E2F can memorize and maintain this ON state independently of continuous serum stimulation. We further show that, at critical concentrations and duration of serum stimulation, bistable E2F activation correlates directly with the ability of a cell to traverse the R-point.","author":[{"dropping-particle":"","family":"Yao","given":"Guang","non-dropping-particle":"","parse-names":false,"suffix":""},{"dropping-particle":"","family":"Lee","given":"Tae Jun","non-dropping-particle":"","parse-names":false,"suffix":""},{"dropping-particle":"","family":"Mori","given":"Seiichi","non-dropping-particle":"","parse-names":false,"suffix":""},{"dropping-particle":"","family":"Nevins","given":"Joseph R","non-dropping-particle":"","parse-names":false,"suffix":""},{"dropping-particle":"","family":"You","given":"Lingchong","non-dropping-particle":"","parse-names":false,"suffix":""}],"container-title":"Nature cell biology","id":"ITEM-2","issue":"4","issued":{"date-parts":[["2008"]]},"page":"476-482","title":"A bistable Rb-E2F switch underlies the restriction point.","type":"article-journal","volume":"10"},"uris":["http://www.mendeley.com/documents/?uuid=cce02ca7-0670-4919-97bd-97bff7715880"]}],"mendeley":{"formattedCitation":"[48], [102]","plainTextFormattedCitation":"[48], [102]","previouslyFormattedCitation":"[48], [102]"},"properties":{"noteIndex":0},"schema":"https://github.com/citation-style-language/schema/raw/master/csl-citation.json"}</w:instrText>
      </w:r>
      <w:r w:rsidRPr="001309DF">
        <w:rPr>
          <w:rFonts w:ascii="Times New Roman" w:eastAsia="Calibri" w:hAnsi="Times New Roman" w:cs="Times New Roman"/>
          <w:bCs/>
          <w:sz w:val="24"/>
          <w:szCs w:val="24"/>
        </w:rPr>
        <w:fldChar w:fldCharType="separate"/>
      </w:r>
      <w:r w:rsidRPr="001309DF">
        <w:rPr>
          <w:rFonts w:ascii="Times New Roman" w:eastAsia="Calibri" w:hAnsi="Times New Roman" w:cs="Times New Roman"/>
          <w:bCs/>
          <w:noProof/>
          <w:sz w:val="24"/>
          <w:szCs w:val="24"/>
        </w:rPr>
        <w:t>[48], [102]</w:t>
      </w:r>
      <w:r w:rsidRPr="001309DF">
        <w:rPr>
          <w:rFonts w:ascii="Times New Roman" w:eastAsia="Calibri" w:hAnsi="Times New Roman" w:cs="Times New Roman"/>
          <w:bCs/>
          <w:sz w:val="24"/>
          <w:szCs w:val="24"/>
        </w:rPr>
        <w:fldChar w:fldCharType="end"/>
      </w:r>
      <w:r w:rsidRPr="001309DF">
        <w:rPr>
          <w:rFonts w:ascii="Times New Roman" w:eastAsia="Calibri" w:hAnsi="Times New Roman" w:cs="Times New Roman"/>
          <w:bCs/>
          <w:sz w:val="24"/>
          <w:szCs w:val="24"/>
        </w:rPr>
        <w:t xml:space="preserve">. Thereby, we include the necessary components and multiple feedback loops necessary for complex system behavior. </w:t>
      </w:r>
    </w:p>
    <w:p w14:paraId="41505F5F" w14:textId="77777777" w:rsidR="001309DF" w:rsidRPr="001309DF" w:rsidRDefault="001309DF" w:rsidP="001309DF">
      <w:pPr>
        <w:spacing w:after="0" w:line="480" w:lineRule="auto"/>
        <w:ind w:firstLine="360"/>
        <w:jc w:val="both"/>
        <w:rPr>
          <w:rFonts w:ascii="Times New Roman" w:eastAsia="Calibri" w:hAnsi="Times New Roman" w:cs="Times New Roman"/>
          <w:bCs/>
          <w:sz w:val="24"/>
          <w:szCs w:val="24"/>
        </w:rPr>
      </w:pPr>
      <w:r w:rsidRPr="001309DF">
        <w:rPr>
          <w:rFonts w:ascii="Times New Roman" w:eastAsia="Calibri" w:hAnsi="Times New Roman" w:cs="Times New Roman"/>
          <w:bCs/>
          <w:sz w:val="24"/>
          <w:szCs w:val="24"/>
        </w:rPr>
        <w:t xml:space="preserve">An important control mechanism of treatment response was substrate stiffness. We modeled stiffness input as FAK activity in our model. FAK both helps set AKT level, measured experimentally, and controls the level of p21 through Skp2 activation. p21 in turn binds to cyclin complexes, effectively removing them from the available pool to drive the cell cycle. Cyclin-dependent kinase inhibitors, such as p21, can effectively block the progression of the of the cell cycle by changing the dynamics of the Rb-E2F switch </w:t>
      </w:r>
      <w:r w:rsidRPr="001309DF">
        <w:rPr>
          <w:rFonts w:ascii="Times New Roman" w:eastAsia="Calibri" w:hAnsi="Times New Roman" w:cs="Times New Roman"/>
          <w:bCs/>
          <w:sz w:val="24"/>
          <w:szCs w:val="24"/>
        </w:rPr>
        <w:fldChar w:fldCharType="begin" w:fldLock="1"/>
      </w:r>
      <w:r w:rsidRPr="001309DF">
        <w:rPr>
          <w:rFonts w:ascii="Times New Roman" w:eastAsia="Calibri" w:hAnsi="Times New Roman" w:cs="Times New Roman"/>
          <w:bCs/>
          <w:sz w:val="24"/>
          <w:szCs w:val="24"/>
        </w:rPr>
        <w:instrText>ADDIN CSL_CITATION {"citationItems":[{"id":"ITEM-1","itemData":{"DOI":"10.1038/sj.onc.1209615","ISSN":"09509232","PMID":"16936740","abstract":"The Rb protein is a tumor suppressor, which plays a pivotal role in the negative control of the cell cycle and in tumor progression. It has been shown that Rb protein (pRb) is responsible for a major G1 checkpoint, blocking S-phase entry and cell growth. The retinoblastoma family includes three members, Rb/p105, p107 and Rb2/p130, collectively referred to as 'pocket proteins'. The pRb protein represses gene transcription, required for transition from G1 to S phase, by directly binding to the transactivation domain of E2F and by binding to the promoter of these genes as a complex with E2F. pRb represses transcription also by remodeling chromatin structure through interaction with proteins such as hBRM, BRG1, HDAC1 and SUV39H1, which are involved in nucleosome remodeling, histone acetylation/deacetylation and methylation, respectively. Loss of pRb functions may induce cell cycle deregulation and so lead to a malignant phenotype. Gene inactivation of pRB through chromosomal mutations is one of the principal reasons for retinoblastoma tumor development. Functional inactivation of pRb by viral oncoprotein binding is also shown in many neoplasias such as cervical cancer, mesothelioma and AIDS-related Burkitt's lymphoma. © 2006 Nature Publishing Group All rights reserved.","author":[{"dropping-particle":"","family":"Giacinti","given":"C.","non-dropping-particle":"","parse-names":false,"suffix":""},{"dropping-particle":"","family":"Giordano","given":"A.","non-dropping-particle":"","parse-names":false,"suffix":""}],"container-title":"Oncogene","id":"ITEM-1","issued":{"date-parts":[["2006"]]},"title":"RB and cell cycle progression","type":"article"},"uris":["http://www.mendeley.com/documents/?uuid=c2061cb5-bbfb-4e7a-8191-58fc4ac54f35"]}],"mendeley":{"formattedCitation":"[103]","plainTextFormattedCitation":"[103]","previouslyFormattedCitation":"[103]"},"properties":{"noteIndex":0},"schema":"https://github.com/citation-style-language/schema/raw/master/csl-citation.json"}</w:instrText>
      </w:r>
      <w:r w:rsidRPr="001309DF">
        <w:rPr>
          <w:rFonts w:ascii="Times New Roman" w:eastAsia="Calibri" w:hAnsi="Times New Roman" w:cs="Times New Roman"/>
          <w:bCs/>
          <w:sz w:val="24"/>
          <w:szCs w:val="24"/>
        </w:rPr>
        <w:fldChar w:fldCharType="separate"/>
      </w:r>
      <w:r w:rsidRPr="001309DF">
        <w:rPr>
          <w:rFonts w:ascii="Times New Roman" w:eastAsia="Calibri" w:hAnsi="Times New Roman" w:cs="Times New Roman"/>
          <w:bCs/>
          <w:noProof/>
          <w:sz w:val="24"/>
          <w:szCs w:val="24"/>
        </w:rPr>
        <w:t>[103]</w:t>
      </w:r>
      <w:r w:rsidRPr="001309DF">
        <w:rPr>
          <w:rFonts w:ascii="Times New Roman" w:eastAsia="Calibri" w:hAnsi="Times New Roman" w:cs="Times New Roman"/>
          <w:bCs/>
          <w:sz w:val="24"/>
          <w:szCs w:val="24"/>
        </w:rPr>
        <w:fldChar w:fldCharType="end"/>
      </w:r>
      <w:r w:rsidRPr="001309DF">
        <w:rPr>
          <w:rFonts w:ascii="Times New Roman" w:eastAsia="Calibri" w:hAnsi="Times New Roman" w:cs="Times New Roman"/>
          <w:bCs/>
          <w:sz w:val="24"/>
          <w:szCs w:val="24"/>
        </w:rPr>
        <w:t xml:space="preserve">. By including the mechanism of molecular bistable switches, we were able to construct a system that exists in three regimes: a high signal actively oscillating state, an intermediate signal quiescent steady state, and low signal apoptotic steady state. </w:t>
      </w:r>
    </w:p>
    <w:p w14:paraId="4367995A" w14:textId="77777777" w:rsidR="001309DF" w:rsidRPr="001309DF" w:rsidRDefault="001309DF" w:rsidP="001309DF">
      <w:pPr>
        <w:spacing w:after="0" w:line="480" w:lineRule="auto"/>
        <w:ind w:firstLine="360"/>
        <w:jc w:val="both"/>
        <w:rPr>
          <w:rFonts w:ascii="Times New Roman" w:eastAsia="Calibri" w:hAnsi="Times New Roman" w:cs="Times New Roman"/>
          <w:bCs/>
          <w:sz w:val="24"/>
          <w:szCs w:val="24"/>
        </w:rPr>
      </w:pPr>
      <w:r w:rsidRPr="001309DF">
        <w:rPr>
          <w:rFonts w:ascii="Times New Roman" w:eastAsia="Calibri" w:hAnsi="Times New Roman" w:cs="Times New Roman"/>
          <w:bCs/>
          <w:sz w:val="24"/>
          <w:szCs w:val="24"/>
        </w:rPr>
        <w:t xml:space="preserve">We characterized the nature of the oscillations and inquired if a simple, molecular model can capture the intermitotic time distributions observed experimentally. The stochastic model accurately recapitulates the trends of our experimental results. Comparing the distributions of experimental G1 and S-G2-M to those of the model, we find the same right-skewed distribution for G1 and more Gaussian distribution for S-G2-M. The model </w:t>
      </w:r>
      <w:r w:rsidRPr="001309DF">
        <w:rPr>
          <w:rFonts w:ascii="Times New Roman" w:eastAsia="Calibri" w:hAnsi="Times New Roman" w:cs="Times New Roman"/>
          <w:bCs/>
          <w:sz w:val="24"/>
          <w:szCs w:val="24"/>
        </w:rPr>
        <w:lastRenderedPageBreak/>
        <w:t xml:space="preserve">captures the signal-dependent shift of G1, with mean time shifting rightward as signal decreases. Surprisingly, we find the same multimodal structure present in our model results as seen in our experiments. </w:t>
      </w:r>
    </w:p>
    <w:p w14:paraId="7872E35D" w14:textId="77777777" w:rsidR="001309DF" w:rsidRPr="001309DF" w:rsidRDefault="001309DF" w:rsidP="001309DF">
      <w:pPr>
        <w:spacing w:after="0" w:line="480" w:lineRule="auto"/>
        <w:ind w:firstLine="360"/>
        <w:jc w:val="both"/>
        <w:rPr>
          <w:rFonts w:ascii="Times New Roman" w:eastAsia="Calibri" w:hAnsi="Times New Roman" w:cs="Times New Roman"/>
          <w:bCs/>
          <w:sz w:val="24"/>
          <w:szCs w:val="24"/>
        </w:rPr>
      </w:pPr>
      <w:r w:rsidRPr="001309DF">
        <w:rPr>
          <w:rFonts w:ascii="Times New Roman" w:eastAsia="Calibri" w:hAnsi="Times New Roman" w:cs="Times New Roman"/>
          <w:bCs/>
          <w:sz w:val="24"/>
          <w:szCs w:val="24"/>
        </w:rPr>
        <w:t xml:space="preserve">The existence of such structures has been noted historically as ‘cell cycle quantization’ and been found across eukaryotic species </w:t>
      </w:r>
      <w:r w:rsidRPr="001309DF">
        <w:rPr>
          <w:rFonts w:ascii="Times New Roman" w:eastAsia="Calibri" w:hAnsi="Times New Roman" w:cs="Times New Roman"/>
          <w:bCs/>
          <w:sz w:val="24"/>
          <w:szCs w:val="24"/>
        </w:rPr>
        <w:fldChar w:fldCharType="begin" w:fldLock="1"/>
      </w:r>
      <w:r w:rsidRPr="001309DF">
        <w:rPr>
          <w:rFonts w:ascii="Times New Roman" w:eastAsia="Calibri" w:hAnsi="Times New Roman" w:cs="Times New Roman"/>
          <w:bCs/>
          <w:sz w:val="24"/>
          <w:szCs w:val="24"/>
        </w:rPr>
        <w:instrText>ADDIN CSL_CITATION {"citationItems":[{"id":"ITEM-1","itemData":{"DOI":"10.1073/pnas.73.11.4012","ISSN":"00278424","PMID":"1069287","author":[{"dropping-particle":"","family":"Klevecz","given":"R. R.","non-dropping-particle":"","parse-names":false,"suffix":""}],"container-title":"Proceedings of the National Academy of Sciences of the United States of America","id":"ITEM-1","issued":{"date-parts":[["1976"]]},"title":"Quantized generation time in mammalian cells as an expression of the cellular clock","type":"article-journal"},"uris":["http://www.mendeley.com/documents/?uuid=8119ef62-ed91-4259-8d63-79525175e8e0"]},{"id":"ITEM-2","itemData":{"DOI":"10.1002/1097-010X(20000701)287:2&lt;128::AID-JEZ3&gt;3.0.CO;2-G","ISSN":"0022104X","PMID":"10900432","abstract":"Dissociated animal cap blastomeres of Xenopus laevis blastulae were cultured at a low Ca level (1 μM) from 9th to 18th cell cycle at 22 ± 1°C and observed by a time-lapse video recorder. Blastomeres cleaved unequally to increase variability in cell size as cell cycles progressed, but synchronously at a constant cell cycle time of about 30 min up to the 12th cleavage in diploid cells, and up to the 13th cleavage in haploid cells, regardless of their cell sizes. Thereafter, blastomeres cleaved asynchronously at varying cell cycle times in proportion to the inverse-square of their radii. The transition from the cell size-independent to -dependent cell cycles occurred at the critical cell radius, 37.5 μm for the diploid and 27.9 μm for the haploid. While the protein synthesis inhibitor, cycloheximide (CHX) lengthened cell cycle times two- to six-fold, epidermal growth factor (EGF) had no significant effect on the cell cycle. CHX-treated blastomeres synchronously cleaved at a constant cell cycle time of 60 min up to the 12th cleavage. Thereafter, cell cycle times became variable in proportion to the inverse square of radii in the presence of CHX at 0.10-0.14 μg/ml, but to the inverse cube of radii at 0.18 μg/ml. The critical cell size of CHX-treated blastomeres for the transition from cell size-independent to -dependent cell cycles remained the same as that of untreated blastomeres. Frequency distributions of cell cycle times of synchronous cell cycles were monomodal with the peak at 30 min, except for CHX-treated blastomeres with the peak at 60 min. In contrast, frequency distributions of asynchronous cell cycles were polymodal with peaks at multiples of a unit time of 30-35 min. To explain these results, we propose that blastomere cytoplasm has 30-min cycles that repeatedly produce mitosis promoting factor (MPF) in a quantity proportional to the cell surface area. MPF is neutralized when it titrates a nuclear inhibitor present in a quantity proportional to the genome size, and sequestered in the nucleus. When the total amount of MPF produced exceeds the threshold required to titrate all of the inhibitor, mitosis is initiated. (C) 2000 Wiley-Liss, Inc.","author":[{"dropping-particle":"","family":"Wang","given":"Ping","non-dropping-particle":"","parse-names":false,"suffix":""},{"dropping-particle":"","family":"Hayden","given":"Stacey","non-dropping-particle":"","parse-names":false,"suffix":""},{"dropping-particle":"","family":"Masui","given":"Yoshio","non-dropping-particle":"","parse-names":false,"suffix":""}],"container-title":"Journal of Experimental Zoology","id":"ITEM-2","issued":{"date-parts":[["2000"]]},"title":"Transition of the blastomere cell cycle from cell size-independent to size-dependent control at the midblastula stage in Xenopus laevis","type":"article-journal"},"uris":["http://www.mendeley.com/documents/?uuid=83b75ff4-5d1a-4e9c-8758-55561f36dbe4"]},{"id":"ITEM-3","itemData":{"ISSN":"00219533","PMID":"9013342","abstract":"An analysis was made of cell length and cycle time in time-lapse films of the fission yeast Schizosaccharomyces pombe using wild-type (WT) cells and those of various mutants. The more important conclusions about 'size controls' are: (1) there is a marker in G2 in WT cells provided by a rate change point (RCP) where the linear rate of length growth increases by ~ 30%. The period before this RCP is dependent on size and can be called a 'sizer'. The period after the RCP is nearly independent of size and can be called a 'timer'. The achievement of a critical threshold size is at or near the RCP which is on average at about 0.3 of the cycle (halfway through G2). This is much earlier than was previously believed. (2) The RCP is at about the time when H1 histone kinase activity and the B type cyclin cdc13 start to rise in preparation for mitosis. The RCP is also associated with other metabolic changes. (3) In wee1 mutants, the mitotic size control is replaced by a G1/S size control which is as strong as the mitotic control. As in WT cells, there is a sizer which precedes the RCP followed by a timer but the RCP is at about the G1/S boundary and has a larger increase (~ 100%) in rate. (4) cdc25 is not an essential part of the size control at mitosis or at the G1/S boundary. (5) Three further situations have been examined in which the mitotic size control has been abolished. First, induction synchronisation by block and release of cdc2 and cdc10. In the largest oversize cells which are produced, the RCP is pushed back to the beginning of the cycle. There is no sizer period but only a timer. Second, when both the antagonists wee1 and cdc25 are absent in the double mutant wee1-50 cdc25Δ. In this interesting situation there is apparently no mitotic size control and the cycle times are quantised. Third, in rum1Δ wee1-50 where the normal long G1 in wee1 is much reduced, there is probably no size control either in G1 or in G2 causing a continuous shortening of division length from cycle to cycle.","author":[{"dropping-particle":"","family":"Sveiczer","given":"A.","non-dropping-particle":"","parse-names":false,"suffix":""},{"dropping-particle":"","family":"Novak","given":"B.","non-dropping-particle":"","parse-names":false,"suffix":""},{"dropping-particle":"","family":"Mitchison","given":"J. M.","non-dropping-particle":"","parse-names":false,"suffix":""}],"container-title":"Journal of Cell Science","id":"ITEM-3","issued":{"date-parts":[["1996"]]},"title":"The size control of fission yeast revisited","type":"article-journal"},"uris":["http://www.mendeley.com/documents/?uuid=671accdc-99c0-4049-b08c-42a7112a51f0"]}],"mendeley":{"formattedCitation":"[95], [104], [105]","plainTextFormattedCitation":"[95], [104], [105]","previouslyFormattedCitation":"[95], [104], [105]"},"properties":{"noteIndex":0},"schema":"https://github.com/citation-style-language/schema/raw/master/csl-citation.json"}</w:instrText>
      </w:r>
      <w:r w:rsidRPr="001309DF">
        <w:rPr>
          <w:rFonts w:ascii="Times New Roman" w:eastAsia="Calibri" w:hAnsi="Times New Roman" w:cs="Times New Roman"/>
          <w:bCs/>
          <w:sz w:val="24"/>
          <w:szCs w:val="24"/>
        </w:rPr>
        <w:fldChar w:fldCharType="separate"/>
      </w:r>
      <w:r w:rsidRPr="001309DF">
        <w:rPr>
          <w:rFonts w:ascii="Times New Roman" w:eastAsia="Calibri" w:hAnsi="Times New Roman" w:cs="Times New Roman"/>
          <w:bCs/>
          <w:noProof/>
          <w:sz w:val="24"/>
          <w:szCs w:val="24"/>
        </w:rPr>
        <w:t>[95], [104], [105]</w:t>
      </w:r>
      <w:r w:rsidRPr="001309DF">
        <w:rPr>
          <w:rFonts w:ascii="Times New Roman" w:eastAsia="Calibri" w:hAnsi="Times New Roman" w:cs="Times New Roman"/>
          <w:bCs/>
          <w:sz w:val="24"/>
          <w:szCs w:val="24"/>
        </w:rPr>
        <w:fldChar w:fldCharType="end"/>
      </w:r>
      <w:r w:rsidRPr="001309DF">
        <w:rPr>
          <w:rFonts w:ascii="Times New Roman" w:eastAsia="Calibri" w:hAnsi="Times New Roman" w:cs="Times New Roman"/>
          <w:bCs/>
          <w:sz w:val="24"/>
          <w:szCs w:val="24"/>
        </w:rPr>
        <w:t xml:space="preserve">. Prior work has focused on describing these structures in yeast mutant cells (wee1- cdc25Δ) </w:t>
      </w:r>
      <w:r w:rsidRPr="001309DF">
        <w:rPr>
          <w:rFonts w:ascii="Times New Roman" w:eastAsia="Calibri" w:hAnsi="Times New Roman" w:cs="Times New Roman"/>
          <w:bCs/>
          <w:sz w:val="24"/>
          <w:szCs w:val="24"/>
        </w:rPr>
        <w:fldChar w:fldCharType="begin" w:fldLock="1"/>
      </w:r>
      <w:r w:rsidRPr="001309DF">
        <w:rPr>
          <w:rFonts w:ascii="Times New Roman" w:eastAsia="Calibri" w:hAnsi="Times New Roman" w:cs="Times New Roman"/>
          <w:bCs/>
          <w:sz w:val="24"/>
          <w:szCs w:val="24"/>
        </w:rPr>
        <w:instrText>ADDIN CSL_CITATION {"citationItems":[{"id":"ITEM-1","itemData":{"DOI":"10.1073/pnas.97.14.7865","ISSN":"00278424","PMID":"10884416","abstract":"A detailed mathematical model for the fission yeast mitotic cycle is developed based on positive and negative feedback loops by which Cdc13/Cdc2 kinase activates and inactivates itself. Positive feedbacks are created by Cdc13/Cdc2-dependent phosphorylation of specific substrates: inactivating its negative regulators (Rum1, Ste9 and Wee1/Mik1) and activating its positive regulator (Cdc25). A slow negative feedback loop is turned on during mitosis by activation of Slp1/anaphase-promoting complex (APC), which indirectly re- activates the negative regulators, leading to a drop in Cdc13/Cdc2 activity and exit from mitosis. The model explains how fission yeast cells can exit mitosis in the absence of Ste9 (Cdc13 degradation) and Rum1 (an inhibitor of Cdc13/Cdc2). We also show that, if the positive feedback loops accelerating the G2/M transition (through Wee1 and Cdc25) are weak, then cells can reset back to G2 from early stages of mitosis by premature activation of the negative feedback loop. This resetting can happen more than once, resulting in a quantized distribution of cycle times, as observed experimentally in wee1- cdc25Δ mutant cells. Our quantitative description of these quantized cycles demonstrates the utility of mathematical modeling, because these cycles cannot be understood by intuitive arguments alone.","author":[{"dropping-particle":"","family":"Sveiczer","given":"Akos","non-dropping-particle":"","parse-names":false,"suffix":""},{"dropping-particle":"","family":"Csikasz-Nagy","given":"Attila","non-dropping-particle":"","parse-names":false,"suffix":""},{"dropping-particle":"","family":"Gyorffy","given":"Bela","non-dropping-particle":"","parse-names":false,"suffix":""},{"dropping-particle":"","family":"Tyson","given":"John J.","non-dropping-particle":"","parse-names":false,"suffix":""},{"dropping-particle":"","family":"Novak","given":"Bela","non-dropping-particle":"","parse-names":false,"suffix":""}],"container-title":"Proceedings of the National Academy of Sciences of the United States of America","id":"ITEM-1","issued":{"date-parts":[["2000"]]},"title":"Modeling the fission yeast cell cycle: Quantized cycle times in wee1- cdc25Δ mutant cells","type":"article-journal"},"uris":["http://www.mendeley.com/documents/?uuid=983684df-7fac-43e9-a5a3-11ade520fdc7"]}],"mendeley":{"formattedCitation":"[94]","plainTextFormattedCitation":"[94]","previouslyFormattedCitation":"[94]"},"properties":{"noteIndex":0},"schema":"https://github.com/citation-style-language/schema/raw/master/csl-citation.json"}</w:instrText>
      </w:r>
      <w:r w:rsidRPr="001309DF">
        <w:rPr>
          <w:rFonts w:ascii="Times New Roman" w:eastAsia="Calibri" w:hAnsi="Times New Roman" w:cs="Times New Roman"/>
          <w:bCs/>
          <w:sz w:val="24"/>
          <w:szCs w:val="24"/>
        </w:rPr>
        <w:fldChar w:fldCharType="separate"/>
      </w:r>
      <w:r w:rsidRPr="001309DF">
        <w:rPr>
          <w:rFonts w:ascii="Times New Roman" w:eastAsia="Calibri" w:hAnsi="Times New Roman" w:cs="Times New Roman"/>
          <w:bCs/>
          <w:noProof/>
          <w:sz w:val="24"/>
          <w:szCs w:val="24"/>
        </w:rPr>
        <w:t>[94]</w:t>
      </w:r>
      <w:r w:rsidRPr="001309DF">
        <w:rPr>
          <w:rFonts w:ascii="Times New Roman" w:eastAsia="Calibri" w:hAnsi="Times New Roman" w:cs="Times New Roman"/>
          <w:bCs/>
          <w:sz w:val="24"/>
          <w:szCs w:val="24"/>
        </w:rPr>
        <w:fldChar w:fldCharType="end"/>
      </w:r>
      <w:r w:rsidRPr="001309DF">
        <w:rPr>
          <w:rFonts w:ascii="Times New Roman" w:eastAsia="Calibri" w:hAnsi="Times New Roman" w:cs="Times New Roman"/>
          <w:bCs/>
          <w:sz w:val="24"/>
          <w:szCs w:val="24"/>
        </w:rPr>
        <w:t xml:space="preserve">. Our work builds upon these studies, demonstrating that if positive feedback loops that accelerate the G2/M transition are weak, then cells can revert back to G2, effectively adding a quantized amount of time to the cell cycle. Instead of extended G2-M mitotic time, we find a quantized G1 time that is dependent on signal strength. This leads to questions of the similarity between the circuits and how a change in signal strength leads to complex oscillations. We find the quantization is the result of the coupling of multiple oscillatory circuits within the cell cycle. </w:t>
      </w:r>
    </w:p>
    <w:p w14:paraId="6A896689" w14:textId="77777777" w:rsidR="001309DF" w:rsidRPr="001309DF" w:rsidRDefault="001309DF" w:rsidP="001309DF">
      <w:pPr>
        <w:spacing w:after="0" w:line="480" w:lineRule="auto"/>
        <w:ind w:firstLine="360"/>
        <w:jc w:val="both"/>
        <w:rPr>
          <w:rFonts w:ascii="Times New Roman" w:eastAsia="Calibri" w:hAnsi="Times New Roman" w:cs="Times New Roman"/>
          <w:bCs/>
          <w:sz w:val="24"/>
          <w:szCs w:val="24"/>
        </w:rPr>
      </w:pPr>
      <w:r w:rsidRPr="001309DF">
        <w:rPr>
          <w:rFonts w:ascii="Times New Roman" w:eastAsia="Calibri" w:hAnsi="Times New Roman" w:cs="Times New Roman"/>
          <w:bCs/>
          <w:sz w:val="24"/>
          <w:szCs w:val="24"/>
        </w:rPr>
        <w:t xml:space="preserve">We further note that the slowly and quickly dividing states are transient within our model and a result of molecular noise, rather than a specific genetic expression level. We compare the molecular evolution profiles of the two groups and find interesting differences between the two. The first feature we point out is a consistently decreased level of Skp2 signaling in long cycling cells. When Skp2 is low, inhibition of p21 is also low, leading to a quicker cell cycle. Skp2 has been shown to be necessary for the degradation of cyclin-dependent kinase inhibitor (CKI) for proper cell cycle progression </w:t>
      </w:r>
      <w:r w:rsidRPr="001309DF">
        <w:rPr>
          <w:rFonts w:ascii="Times New Roman" w:eastAsia="Calibri" w:hAnsi="Times New Roman" w:cs="Times New Roman"/>
          <w:bCs/>
          <w:sz w:val="24"/>
          <w:szCs w:val="24"/>
        </w:rPr>
        <w:fldChar w:fldCharType="begin" w:fldLock="1"/>
      </w:r>
      <w:r w:rsidRPr="001309DF">
        <w:rPr>
          <w:rFonts w:ascii="Times New Roman" w:eastAsia="Calibri" w:hAnsi="Times New Roman" w:cs="Times New Roman"/>
          <w:bCs/>
          <w:sz w:val="24"/>
          <w:szCs w:val="24"/>
        </w:rPr>
        <w:instrText>ADDIN CSL_CITATION {"citationItems":[{"id":"ITEM-1","itemData":{"DOI":"10.1101/gad.321004","ISSN":"08909369","PMID":"15520280","abstract":"The activity of the SCFskp2 E3 ligase is required for the proteolytic turnover of several proteins involved in cell cycle control and transcriptional regulation. Loss of skp2 in the mouse leads to a complex phenotype including changes in cell size and DNA content as well as severe proliferation defects. Here we show that the loss of a single skp2 substrate, namely, the cyclin kinase inhibitor p27kip1, reverts the phenotype of skp2 knockout hepatocytes to normal. By comparing the kinetics of p27 turnover and cell cycle progression in skp2 knockout and p27T187A knock-in mice, we define a short period in G1 in which p27 is able to block the cell cycle after the exit from quiescence. Loss of p27 turnover during this period prevents mitotic division and instead leads to compensatory cell growth.","author":[{"dropping-particle":"","family":"Kossatz","given":"Uta","non-dropping-particle":"","parse-names":false,"suffix":""},{"dropping-particle":"","family":"Dietrich","given":"Nils","non-dropping-particle":"","parse-names":false,"suffix":""},{"dropping-particle":"","family":"Zender","given":"Lars","non-dropping-particle":"","parse-names":false,"suffix":""},{"dropping-particle":"","family":"Buer","given":"Jan","non-dropping-particle":"","parse-names":false,"suffix":""},{"dropping-particle":"","family":"Manns","given":"Michael P.","non-dropping-particle":"","parse-names":false,"suffix":""},{"dropping-particle":"","family":"Malek","given":"Nisar P.","non-dropping-particle":"","parse-names":false,"suffix":""}],"container-title":"Genes and Development","id":"ITEM-1","issued":{"date-parts":[["2004"]]},"title":"Skp2-dependent degradation of p27kip1 is essential for cell cycle progression","type":"article-journal"},"uris":["http://www.mendeley.com/documents/?uuid=ab5e65ba-1b4a-4d2e-a96f-475271c80caf"]}],"mendeley":{"formattedCitation":"[106]","plainTextFormattedCitation":"[106]","previouslyFormattedCitation":"[106]"},"properties":{"noteIndex":0},"schema":"https://github.com/citation-style-language/schema/raw/master/csl-citation.json"}</w:instrText>
      </w:r>
      <w:r w:rsidRPr="001309DF">
        <w:rPr>
          <w:rFonts w:ascii="Times New Roman" w:eastAsia="Calibri" w:hAnsi="Times New Roman" w:cs="Times New Roman"/>
          <w:bCs/>
          <w:sz w:val="24"/>
          <w:szCs w:val="24"/>
        </w:rPr>
        <w:fldChar w:fldCharType="separate"/>
      </w:r>
      <w:r w:rsidRPr="001309DF">
        <w:rPr>
          <w:rFonts w:ascii="Times New Roman" w:eastAsia="Calibri" w:hAnsi="Times New Roman" w:cs="Times New Roman"/>
          <w:bCs/>
          <w:noProof/>
          <w:sz w:val="24"/>
          <w:szCs w:val="24"/>
        </w:rPr>
        <w:t>[106]</w:t>
      </w:r>
      <w:r w:rsidRPr="001309DF">
        <w:rPr>
          <w:rFonts w:ascii="Times New Roman" w:eastAsia="Calibri" w:hAnsi="Times New Roman" w:cs="Times New Roman"/>
          <w:bCs/>
          <w:sz w:val="24"/>
          <w:szCs w:val="24"/>
        </w:rPr>
        <w:fldChar w:fldCharType="end"/>
      </w:r>
      <w:r w:rsidRPr="001309DF">
        <w:rPr>
          <w:rFonts w:ascii="Times New Roman" w:eastAsia="Calibri" w:hAnsi="Times New Roman" w:cs="Times New Roman"/>
          <w:bCs/>
          <w:sz w:val="24"/>
          <w:szCs w:val="24"/>
        </w:rPr>
        <w:t xml:space="preserve">. Our model further supports experimental findings by Meyer et al. showing the proliferation-quiescence decision is dependent on Cdk2 activity at mitotic exit </w:t>
      </w:r>
      <w:r w:rsidRPr="001309DF">
        <w:rPr>
          <w:rFonts w:ascii="Times New Roman" w:eastAsia="Calibri" w:hAnsi="Times New Roman" w:cs="Times New Roman"/>
          <w:bCs/>
          <w:sz w:val="24"/>
          <w:szCs w:val="24"/>
        </w:rPr>
        <w:fldChar w:fldCharType="begin" w:fldLock="1"/>
      </w:r>
      <w:r w:rsidRPr="001309DF">
        <w:rPr>
          <w:rFonts w:ascii="Times New Roman" w:eastAsia="Calibri" w:hAnsi="Times New Roman" w:cs="Times New Roman"/>
          <w:bCs/>
          <w:sz w:val="24"/>
          <w:szCs w:val="24"/>
        </w:rPr>
        <w:instrText>ADDIN CSL_CITATION {"citationItems":[{"id":"ITEM-1","itemData":{"DOI":"10.1016/j.cell.2013.08.062","ISSN":"10974172","abstract":"Tissue homeostasis in metazoans is regulated by transitions of cells between quiescence and proliferation. The hallmark of proliferating populations is progression through the cell cycle, which is driven by cyclin-dependent kinase (CDK) activity. Here, we introduce a live-cell sensor for CDK2 activity and unexpectedly found that proliferating cells bifurcate into two populations as they exit mitosis. Many cells immediately commit to the next cell cycle by building up CDK2 activity from an intermediate level, while other cells lack CDK2 activity and enter a transient state of quiescence. This bifurcation is directly controlled by the CDK inhibitor p21 and is regulated by mitogens during a restriction window at the end of the previous cell cycle. Thus, cells decide at the end of mitosis to either start the next cell cycle by immediately building up CDK2 activity or to enter a transient G0-like state by suppressing CDK2 activity. © 2013 Elsevier Inc.","author":[{"dropping-particle":"","family":"Spencer","given":"Sabrina L.","non-dropping-particle":"","parse-names":false,"suffix":""},{"dropping-particle":"","family":"Cappell","given":"Steven D.","non-dropping-particle":"","parse-names":false,"suffix":""},{"dropping-particle":"","family":"Tsai","given":"Feng Chiao","non-dropping-particle":"","parse-names":false,"suffix":""},{"dropping-particle":"","family":"Overton","given":"K. Wesley","non-dropping-particle":"","parse-names":false,"suffix":""},{"dropping-particle":"","family":"Wang","given":"Clifford L.","non-dropping-particle":"","parse-names":false,"suffix":""},{"dropping-particle":"","family":"Meyer","given":"Tobias","non-dropping-particle":"","parse-names":false,"suffix":""}],"container-title":"Cell","id":"ITEM-1","issued":{"date-parts":[["2013"]]},"title":"XThe proliferation-quiescence decision is controlled by a bifurcation in CDK2 activity at mitotic exit","type":"article-journal"},"uris":["http://www.mendeley.com/documents/?uuid=35fd9f0e-969d-42b8-9816-f47a64f0d959"]}],"mendeley":{"formattedCitation":"[107]","plainTextFormattedCitation":"[107]","previouslyFormattedCitation":"[107]"},"properties":{"noteIndex":0},"schema":"https://github.com/citation-style-language/schema/raw/master/csl-citation.json"}</w:instrText>
      </w:r>
      <w:r w:rsidRPr="001309DF">
        <w:rPr>
          <w:rFonts w:ascii="Times New Roman" w:eastAsia="Calibri" w:hAnsi="Times New Roman" w:cs="Times New Roman"/>
          <w:bCs/>
          <w:sz w:val="24"/>
          <w:szCs w:val="24"/>
        </w:rPr>
        <w:fldChar w:fldCharType="separate"/>
      </w:r>
      <w:r w:rsidRPr="001309DF">
        <w:rPr>
          <w:rFonts w:ascii="Times New Roman" w:eastAsia="Calibri" w:hAnsi="Times New Roman" w:cs="Times New Roman"/>
          <w:bCs/>
          <w:noProof/>
          <w:sz w:val="24"/>
          <w:szCs w:val="24"/>
        </w:rPr>
        <w:t>[107]</w:t>
      </w:r>
      <w:r w:rsidRPr="001309DF">
        <w:rPr>
          <w:rFonts w:ascii="Times New Roman" w:eastAsia="Calibri" w:hAnsi="Times New Roman" w:cs="Times New Roman"/>
          <w:bCs/>
          <w:sz w:val="24"/>
          <w:szCs w:val="24"/>
        </w:rPr>
        <w:fldChar w:fldCharType="end"/>
      </w:r>
      <w:r w:rsidRPr="001309DF">
        <w:rPr>
          <w:rFonts w:ascii="Times New Roman" w:eastAsia="Calibri" w:hAnsi="Times New Roman" w:cs="Times New Roman"/>
          <w:bCs/>
          <w:sz w:val="24"/>
          <w:szCs w:val="24"/>
        </w:rPr>
        <w:t xml:space="preserve">. We model cyclin E in complex with Cdk2 and observe increased activity of the complex at mitosis for quickly dividing cells. It is difficult to say our model is dependent on the activity of one protein at a specific point in time to cause a specific outcome. The entire state of the system, the molecular count, at a specific time is what dictates the evolution of our system. However, we can say, given a set of molecular counts, the likelihood of the model behaving a certain way. </w:t>
      </w:r>
    </w:p>
    <w:p w14:paraId="342F8A6F" w14:textId="77777777" w:rsidR="001309DF" w:rsidRPr="001309DF" w:rsidRDefault="001309DF" w:rsidP="001309DF">
      <w:pPr>
        <w:spacing w:after="0" w:line="480" w:lineRule="auto"/>
        <w:ind w:firstLine="360"/>
        <w:jc w:val="both"/>
        <w:rPr>
          <w:rFonts w:ascii="Times New Roman" w:eastAsia="Calibri" w:hAnsi="Times New Roman" w:cs="Times New Roman"/>
          <w:bCs/>
          <w:sz w:val="24"/>
          <w:szCs w:val="24"/>
        </w:rPr>
      </w:pPr>
      <w:r w:rsidRPr="001309DF">
        <w:rPr>
          <w:rFonts w:ascii="Times New Roman" w:eastAsia="Calibri" w:hAnsi="Times New Roman" w:cs="Times New Roman"/>
          <w:bCs/>
          <w:sz w:val="24"/>
          <w:szCs w:val="24"/>
        </w:rPr>
        <w:t xml:space="preserve">As a means of further testing our model, we examine the effects of what would be the experimentally analogous process of p21 knockout. By setting the p21 synthesis to 0, we can compare model dynamics to our ‘wildtype’ experiment. We see that with p21 knockout, there is a large increase in quickly dividing cells. The </w:t>
      </w:r>
      <w:r w:rsidRPr="001309DF">
        <w:rPr>
          <w:rFonts w:ascii="Times New Roman" w:eastAsia="Calibri" w:hAnsi="Times New Roman" w:cs="Times New Roman"/>
          <w:bCs/>
          <w:sz w:val="24"/>
          <w:szCs w:val="24"/>
        </w:rPr>
        <w:lastRenderedPageBreak/>
        <w:t>change in intermitotic dynamics comes from a shortened time in G1, as opposed to S-G2-M. We find this surprising since p21 interacts with all cyclin complexes. The role of p21 in cell cycle progression can be further explored by changing its association and dissociation constant with the cyclin family. An interesting note is that the cyclin E/p21 complex is the only cyclin/p21 associated complex that shows a greater molecule count that correlates to quickly dividing cells.</w:t>
      </w:r>
    </w:p>
    <w:p w14:paraId="4149215A" w14:textId="77777777" w:rsidR="00DC12F8" w:rsidRDefault="00DC12F8" w:rsidP="005F5A8E">
      <w:pPr>
        <w:spacing w:after="0" w:line="480" w:lineRule="auto"/>
        <w:jc w:val="both"/>
        <w:rPr>
          <w:rFonts w:ascii="Times New Roman" w:hAnsi="Times New Roman" w:cs="Times New Roman"/>
          <w:b/>
          <w:sz w:val="24"/>
          <w:szCs w:val="24"/>
        </w:rPr>
      </w:pPr>
    </w:p>
    <w:p w14:paraId="2D915EA0" w14:textId="546CB6E8" w:rsidR="00880693" w:rsidRPr="00880693" w:rsidRDefault="00880693"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use of computer modeling is clearly necessary for understanding the dynamics and intricacies of </w:t>
      </w:r>
      <w:del w:id="44" w:author="Microsoft Office User" w:date="2020-05-04T10:53:00Z">
        <w:r w:rsidDel="008B016A">
          <w:rPr>
            <w:rFonts w:ascii="Times New Roman" w:hAnsi="Times New Roman" w:cs="Times New Roman"/>
            <w:sz w:val="24"/>
            <w:szCs w:val="24"/>
          </w:rPr>
          <w:delText xml:space="preserve">the </w:delText>
        </w:r>
      </w:del>
      <w:r>
        <w:rPr>
          <w:rFonts w:ascii="Times New Roman" w:hAnsi="Times New Roman" w:cs="Times New Roman"/>
          <w:sz w:val="24"/>
          <w:szCs w:val="24"/>
        </w:rPr>
        <w:t xml:space="preserve">cellular signaling pathways. </w:t>
      </w:r>
      <w:ins w:id="45" w:author="Microsoft Office User" w:date="2020-05-04T10:56:00Z">
        <w:r w:rsidR="008B016A">
          <w:rPr>
            <w:rFonts w:ascii="Times New Roman" w:hAnsi="Times New Roman" w:cs="Times New Roman"/>
            <w:sz w:val="24"/>
            <w:szCs w:val="24"/>
          </w:rPr>
          <w:t xml:space="preserve">Many groups have modeled </w:t>
        </w:r>
      </w:ins>
      <w:ins w:id="46" w:author="Microsoft Office User" w:date="2020-05-04T10:57:00Z">
        <w:r w:rsidR="008B016A">
          <w:rPr>
            <w:rFonts w:ascii="Times New Roman" w:hAnsi="Times New Roman" w:cs="Times New Roman"/>
            <w:sz w:val="24"/>
            <w:szCs w:val="24"/>
          </w:rPr>
          <w:t xml:space="preserve">cell signaling </w:t>
        </w:r>
        <w:r w:rsidR="00B505D6">
          <w:rPr>
            <w:rFonts w:ascii="Times New Roman" w:hAnsi="Times New Roman" w:cs="Times New Roman"/>
            <w:sz w:val="24"/>
            <w:szCs w:val="24"/>
          </w:rPr>
          <w:t xml:space="preserve">with varying emphases and levels of detail, begging the question: </w:t>
        </w:r>
      </w:ins>
      <w:moveToRangeStart w:id="47" w:author="Microsoft Office User" w:date="2020-05-04T10:55:00Z" w:name="move39482165"/>
      <w:moveTo w:id="48" w:author="Microsoft Office User" w:date="2020-05-04T10:55:00Z">
        <w:r w:rsidR="008B016A">
          <w:rPr>
            <w:rFonts w:ascii="Times New Roman" w:hAnsi="Times New Roman" w:cs="Times New Roman"/>
            <w:sz w:val="24"/>
            <w:szCs w:val="24"/>
          </w:rPr>
          <w:t xml:space="preserve">What is the appropriate amount of detail to include in a model? </w:t>
        </w:r>
      </w:moveTo>
      <w:moveToRangeEnd w:id="47"/>
      <w:ins w:id="49" w:author="Microsoft Office User" w:date="2020-05-04T10:57:00Z">
        <w:r w:rsidR="00B505D6">
          <w:rPr>
            <w:rFonts w:ascii="Times New Roman" w:hAnsi="Times New Roman" w:cs="Times New Roman"/>
            <w:sz w:val="24"/>
            <w:szCs w:val="24"/>
          </w:rPr>
          <w:t>A successful</w:t>
        </w:r>
      </w:ins>
      <w:del w:id="50" w:author="Microsoft Office User" w:date="2020-05-04T10:57:00Z">
        <w:r w:rsidDel="00B505D6">
          <w:rPr>
            <w:rFonts w:ascii="Times New Roman" w:hAnsi="Times New Roman" w:cs="Times New Roman"/>
            <w:sz w:val="24"/>
            <w:szCs w:val="24"/>
          </w:rPr>
          <w:delText>Such an</w:delText>
        </w:r>
      </w:del>
      <w:r>
        <w:rPr>
          <w:rFonts w:ascii="Times New Roman" w:hAnsi="Times New Roman" w:cs="Times New Roman"/>
          <w:sz w:val="24"/>
          <w:szCs w:val="24"/>
        </w:rPr>
        <w:t xml:space="preserve"> approach </w:t>
      </w:r>
      <w:del w:id="51" w:author="Microsoft Office User" w:date="2020-05-04T10:58:00Z">
        <w:r w:rsidDel="00B505D6">
          <w:rPr>
            <w:rFonts w:ascii="Times New Roman" w:hAnsi="Times New Roman" w:cs="Times New Roman"/>
            <w:sz w:val="24"/>
            <w:szCs w:val="24"/>
          </w:rPr>
          <w:delText>also affords</w:delText>
        </w:r>
      </w:del>
      <w:ins w:id="52" w:author="Microsoft Office User" w:date="2020-05-04T10:58:00Z">
        <w:r w:rsidR="00B505D6">
          <w:rPr>
            <w:rFonts w:ascii="Times New Roman" w:hAnsi="Times New Roman" w:cs="Times New Roman"/>
            <w:sz w:val="24"/>
            <w:szCs w:val="24"/>
          </w:rPr>
          <w:t>has</w:t>
        </w:r>
      </w:ins>
      <w:r>
        <w:rPr>
          <w:rFonts w:ascii="Times New Roman" w:hAnsi="Times New Roman" w:cs="Times New Roman"/>
          <w:sz w:val="24"/>
          <w:szCs w:val="24"/>
        </w:rPr>
        <w:t xml:space="preserve"> the ability to capture and interpret complex phenomena arising from network interactions</w:t>
      </w:r>
      <w:ins w:id="53" w:author="Microsoft Office User" w:date="2020-05-04T10:58:00Z">
        <w:r w:rsidR="00B505D6">
          <w:rPr>
            <w:rFonts w:ascii="Times New Roman" w:hAnsi="Times New Roman" w:cs="Times New Roman"/>
            <w:sz w:val="24"/>
            <w:szCs w:val="24"/>
          </w:rPr>
          <w:t xml:space="preserve"> w</w:t>
        </w:r>
      </w:ins>
      <w:ins w:id="54" w:author="Microsoft Office User" w:date="2020-05-04T10:59:00Z">
        <w:r w:rsidR="00B505D6">
          <w:rPr>
            <w:rFonts w:ascii="Times New Roman" w:hAnsi="Times New Roman" w:cs="Times New Roman"/>
            <w:sz w:val="24"/>
            <w:szCs w:val="24"/>
          </w:rPr>
          <w:t xml:space="preserve">hile </w:t>
        </w:r>
      </w:ins>
      <w:ins w:id="55" w:author="Microsoft Office User" w:date="2020-05-04T11:01:00Z">
        <w:r w:rsidR="0059517B">
          <w:rPr>
            <w:rFonts w:ascii="Times New Roman" w:hAnsi="Times New Roman" w:cs="Times New Roman"/>
            <w:sz w:val="24"/>
            <w:szCs w:val="24"/>
          </w:rPr>
          <w:t>being as simple as possible</w:t>
        </w:r>
      </w:ins>
      <w:r>
        <w:rPr>
          <w:rFonts w:ascii="Times New Roman" w:hAnsi="Times New Roman" w:cs="Times New Roman"/>
          <w:sz w:val="24"/>
          <w:szCs w:val="24"/>
        </w:rPr>
        <w:t>. In this study</w:t>
      </w:r>
      <w:ins w:id="56" w:author="Microsoft Office User" w:date="2020-05-04T10:54:00Z">
        <w:r w:rsidR="008B016A">
          <w:rPr>
            <w:rFonts w:ascii="Times New Roman" w:hAnsi="Times New Roman" w:cs="Times New Roman"/>
            <w:sz w:val="24"/>
            <w:szCs w:val="24"/>
          </w:rPr>
          <w:t>,</w:t>
        </w:r>
      </w:ins>
      <w:r>
        <w:rPr>
          <w:rFonts w:ascii="Times New Roman" w:hAnsi="Times New Roman" w:cs="Times New Roman"/>
          <w:sz w:val="24"/>
          <w:szCs w:val="24"/>
        </w:rPr>
        <w:t xml:space="preserve"> we </w:t>
      </w:r>
      <w:del w:id="57" w:author="Microsoft Office User" w:date="2020-05-04T10:54:00Z">
        <w:r w:rsidDel="008B016A">
          <w:rPr>
            <w:rFonts w:ascii="Times New Roman" w:hAnsi="Times New Roman" w:cs="Times New Roman"/>
            <w:sz w:val="24"/>
            <w:szCs w:val="24"/>
          </w:rPr>
          <w:delText xml:space="preserve">offer </w:delText>
        </w:r>
      </w:del>
      <w:ins w:id="58" w:author="Microsoft Office User" w:date="2020-05-04T10:54:00Z">
        <w:r w:rsidR="008B016A">
          <w:rPr>
            <w:rFonts w:ascii="Times New Roman" w:hAnsi="Times New Roman" w:cs="Times New Roman"/>
            <w:sz w:val="24"/>
            <w:szCs w:val="24"/>
          </w:rPr>
          <w:t xml:space="preserve">utilize </w:t>
        </w:r>
      </w:ins>
      <w:del w:id="59" w:author="Microsoft Office User" w:date="2020-05-04T10:54:00Z">
        <w:r w:rsidDel="008B016A">
          <w:rPr>
            <w:rFonts w:ascii="Times New Roman" w:hAnsi="Times New Roman" w:cs="Times New Roman"/>
            <w:sz w:val="24"/>
            <w:szCs w:val="24"/>
          </w:rPr>
          <w:delText xml:space="preserve">some of the benefits of using </w:delText>
        </w:r>
      </w:del>
      <w:r>
        <w:rPr>
          <w:rFonts w:ascii="Times New Roman" w:hAnsi="Times New Roman" w:cs="Times New Roman"/>
          <w:sz w:val="24"/>
          <w:szCs w:val="24"/>
        </w:rPr>
        <w:t>a molecular-based approach to understand cell fate decision</w:t>
      </w:r>
      <w:ins w:id="60" w:author="Microsoft Office User" w:date="2020-05-04T11:00:00Z">
        <w:r w:rsidR="00075065">
          <w:rPr>
            <w:rFonts w:ascii="Times New Roman" w:hAnsi="Times New Roman" w:cs="Times New Roman"/>
            <w:sz w:val="24"/>
            <w:szCs w:val="24"/>
          </w:rPr>
          <w:t>s</w:t>
        </w:r>
      </w:ins>
      <w:r>
        <w:rPr>
          <w:rFonts w:ascii="Times New Roman" w:hAnsi="Times New Roman" w:cs="Times New Roman"/>
          <w:sz w:val="24"/>
          <w:szCs w:val="24"/>
        </w:rPr>
        <w:t xml:space="preserve">. </w:t>
      </w:r>
      <w:moveFromRangeStart w:id="61" w:author="Microsoft Office User" w:date="2020-05-04T10:55:00Z" w:name="move39482165"/>
      <w:moveFrom w:id="62" w:author="Microsoft Office User" w:date="2020-05-04T10:55:00Z">
        <w:r w:rsidDel="008B016A">
          <w:rPr>
            <w:rFonts w:ascii="Times New Roman" w:hAnsi="Times New Roman" w:cs="Times New Roman"/>
            <w:sz w:val="24"/>
            <w:szCs w:val="24"/>
          </w:rPr>
          <w:t xml:space="preserve">What is the appropriate amount of detail to include in a model? </w:t>
        </w:r>
      </w:moveFrom>
      <w:moveFromRangeEnd w:id="61"/>
    </w:p>
    <w:p w14:paraId="3CE7ED4D" w14:textId="77777777" w:rsidR="00880693" w:rsidRDefault="00880693" w:rsidP="005F5A8E">
      <w:pPr>
        <w:spacing w:after="0" w:line="480" w:lineRule="auto"/>
        <w:jc w:val="both"/>
        <w:rPr>
          <w:rFonts w:ascii="Times New Roman" w:hAnsi="Times New Roman" w:cs="Times New Roman"/>
          <w:b/>
          <w:sz w:val="24"/>
          <w:szCs w:val="24"/>
        </w:rPr>
      </w:pPr>
    </w:p>
    <w:p w14:paraId="28878043" w14:textId="77777777" w:rsidR="00DC12F8" w:rsidRDefault="00DC12F8"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How does extended feedback affect signaling? Including RNA expression (introduction of noise) and post translational modification</w:t>
      </w:r>
    </w:p>
    <w:p w14:paraId="71504348" w14:textId="77777777" w:rsidR="00CB376A" w:rsidRDefault="00CB376A" w:rsidP="005F5A8E">
      <w:pPr>
        <w:spacing w:after="0" w:line="480" w:lineRule="auto"/>
        <w:jc w:val="both"/>
        <w:rPr>
          <w:rFonts w:ascii="Times New Roman" w:hAnsi="Times New Roman" w:cs="Times New Roman"/>
          <w:sz w:val="24"/>
          <w:szCs w:val="24"/>
        </w:rPr>
      </w:pPr>
    </w:p>
    <w:p w14:paraId="2F322328" w14:textId="77777777" w:rsidR="00CB376A" w:rsidRDefault="00CB376A"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Failure to incorporate stochastic gene expression into cell cycle </w:t>
      </w:r>
      <w:proofErr w:type="spellStart"/>
      <w:r>
        <w:rPr>
          <w:rFonts w:ascii="Times New Roman" w:hAnsi="Times New Roman" w:cs="Times New Roman"/>
          <w:sz w:val="24"/>
          <w:szCs w:val="24"/>
        </w:rPr>
        <w:t>submodel</w:t>
      </w:r>
      <w:proofErr w:type="spellEnd"/>
      <w:r>
        <w:rPr>
          <w:rFonts w:ascii="Times New Roman" w:hAnsi="Times New Roman" w:cs="Times New Roman"/>
          <w:sz w:val="24"/>
          <w:szCs w:val="24"/>
        </w:rPr>
        <w:t xml:space="preserve"> (Birtwistle). “</w:t>
      </w:r>
      <w:r w:rsidRPr="00CB376A">
        <w:rPr>
          <w:rFonts w:ascii="Times New Roman" w:hAnsi="Times New Roman" w:cs="Times New Roman"/>
          <w:sz w:val="24"/>
          <w:szCs w:val="24"/>
        </w:rPr>
        <w:t>Principally, cells would randomly commit to cell division in the absence of a mitogenic stimulus.</w:t>
      </w:r>
      <w:r>
        <w:rPr>
          <w:rFonts w:ascii="Times New Roman" w:hAnsi="Times New Roman" w:cs="Times New Roman"/>
          <w:sz w:val="24"/>
          <w:szCs w:val="24"/>
        </w:rPr>
        <w:t>”</w:t>
      </w:r>
    </w:p>
    <w:p w14:paraId="317B9511" w14:textId="77777777" w:rsidR="008F4553" w:rsidRDefault="008F4553" w:rsidP="005F5A8E">
      <w:pPr>
        <w:spacing w:after="0" w:line="480" w:lineRule="auto"/>
        <w:jc w:val="both"/>
        <w:rPr>
          <w:rFonts w:ascii="Times New Roman" w:hAnsi="Times New Roman" w:cs="Times New Roman"/>
          <w:sz w:val="24"/>
          <w:szCs w:val="24"/>
        </w:rPr>
      </w:pPr>
    </w:p>
    <w:p w14:paraId="6D12775A" w14:textId="77777777" w:rsidR="00EE164D" w:rsidRDefault="00EE164D"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development of molecular tools, additional F</w:t>
      </w:r>
      <w:r w:rsidR="006A2B38">
        <w:rPr>
          <w:rFonts w:ascii="Times New Roman" w:hAnsi="Times New Roman" w:cs="Times New Roman"/>
          <w:sz w:val="24"/>
          <w:szCs w:val="24"/>
        </w:rPr>
        <w:t xml:space="preserve">ucci </w:t>
      </w:r>
      <w:r>
        <w:rPr>
          <w:rFonts w:ascii="Times New Roman" w:hAnsi="Times New Roman" w:cs="Times New Roman"/>
          <w:sz w:val="24"/>
          <w:szCs w:val="24"/>
        </w:rPr>
        <w:t xml:space="preserve">markers to examine the timing of </w:t>
      </w:r>
      <w:r w:rsidR="008E09B6">
        <w:rPr>
          <w:rFonts w:ascii="Times New Roman" w:hAnsi="Times New Roman" w:cs="Times New Roman"/>
          <w:sz w:val="24"/>
          <w:szCs w:val="24"/>
        </w:rPr>
        <w:t>other components of the cell cycle</w:t>
      </w:r>
    </w:p>
    <w:p w14:paraId="7879B127" w14:textId="77777777" w:rsidR="00EE164D" w:rsidRDefault="00EE164D" w:rsidP="005F5A8E">
      <w:pPr>
        <w:spacing w:after="0" w:line="480" w:lineRule="auto"/>
        <w:jc w:val="both"/>
        <w:rPr>
          <w:rFonts w:ascii="Times New Roman" w:hAnsi="Times New Roman" w:cs="Times New Roman"/>
          <w:sz w:val="24"/>
          <w:szCs w:val="24"/>
        </w:rPr>
      </w:pPr>
    </w:p>
    <w:p w14:paraId="6F8E0FF0" w14:textId="77777777" w:rsidR="008F4553" w:rsidRPr="00DC12F8" w:rsidRDefault="008F4553"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How do oscillations in AKT and ERK activity levels affect fate decision? How does longer time interval feedback affect decision (e.g. expression and degradation)</w:t>
      </w:r>
    </w:p>
    <w:p w14:paraId="3806643F" w14:textId="77777777" w:rsidR="00C36ACB" w:rsidRDefault="00C36ACB" w:rsidP="005F5A8E">
      <w:pPr>
        <w:spacing w:after="0" w:line="480" w:lineRule="auto"/>
        <w:ind w:left="720" w:hanging="720"/>
        <w:jc w:val="both"/>
        <w:rPr>
          <w:rFonts w:ascii="Times New Roman" w:hAnsi="Times New Roman" w:cs="Times New Roman"/>
          <w:b/>
          <w:sz w:val="24"/>
          <w:szCs w:val="24"/>
        </w:rPr>
      </w:pPr>
    </w:p>
    <w:p w14:paraId="68409AAD" w14:textId="77777777" w:rsidR="001C6992" w:rsidRDefault="001C699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results do not preclude the possibility of separate signaling channels other than AKT and ERK. In fact, </w:t>
      </w:r>
    </w:p>
    <w:p w14:paraId="117ADE3B" w14:textId="77777777" w:rsidR="00DD3142" w:rsidRDefault="00DD3142" w:rsidP="005F5A8E">
      <w:pPr>
        <w:spacing w:after="0" w:line="480" w:lineRule="auto"/>
        <w:jc w:val="both"/>
        <w:rPr>
          <w:rFonts w:ascii="Times New Roman" w:hAnsi="Times New Roman" w:cs="Times New Roman"/>
          <w:sz w:val="24"/>
          <w:szCs w:val="24"/>
        </w:rPr>
      </w:pPr>
    </w:p>
    <w:p w14:paraId="31AC28D1" w14:textId="77777777" w:rsidR="00DD3142" w:rsidRDefault="00DD314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Cell lineages</w:t>
      </w:r>
    </w:p>
    <w:p w14:paraId="34A6BA49" w14:textId="77777777" w:rsidR="005401ED" w:rsidRDefault="005401ED" w:rsidP="005F5A8E">
      <w:pPr>
        <w:spacing w:after="0" w:line="480" w:lineRule="auto"/>
        <w:jc w:val="both"/>
        <w:rPr>
          <w:rFonts w:ascii="Times New Roman" w:hAnsi="Times New Roman" w:cs="Times New Roman"/>
          <w:sz w:val="24"/>
          <w:szCs w:val="24"/>
        </w:rPr>
      </w:pPr>
    </w:p>
    <w:p w14:paraId="7B454C9F" w14:textId="77777777" w:rsidR="005401ED" w:rsidRDefault="005401ED"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perturbations we have challenged the cells with</w:t>
      </w:r>
    </w:p>
    <w:p w14:paraId="2C996241" w14:textId="77777777" w:rsidR="001C6992" w:rsidRDefault="001C6992" w:rsidP="005F5A8E">
      <w:pPr>
        <w:spacing w:after="0" w:line="480" w:lineRule="auto"/>
        <w:jc w:val="both"/>
        <w:rPr>
          <w:rFonts w:ascii="Times New Roman" w:hAnsi="Times New Roman" w:cs="Times New Roman"/>
          <w:b/>
          <w:sz w:val="24"/>
          <w:szCs w:val="24"/>
        </w:rPr>
      </w:pPr>
    </w:p>
    <w:p w14:paraId="135B2012" w14:textId="77777777" w:rsidR="00C13CCA" w:rsidRDefault="00C13CCA"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The switches behaving independently would lead</w:t>
      </w:r>
      <w:r w:rsidR="000443A1">
        <w:rPr>
          <w:rFonts w:ascii="Times New Roman" w:hAnsi="Times New Roman" w:cs="Times New Roman"/>
          <w:sz w:val="24"/>
          <w:szCs w:val="24"/>
        </w:rPr>
        <w:t xml:space="preserve"> to log-normal distribution. </w:t>
      </w:r>
      <w:r w:rsidR="00703F95">
        <w:rPr>
          <w:rFonts w:ascii="Times New Roman" w:hAnsi="Times New Roman" w:cs="Times New Roman"/>
          <w:sz w:val="24"/>
          <w:szCs w:val="24"/>
        </w:rPr>
        <w:t>“</w:t>
      </w:r>
      <w:r w:rsidR="000443A1">
        <w:rPr>
          <w:rFonts w:ascii="Times New Roman" w:hAnsi="Times New Roman" w:cs="Times New Roman"/>
          <w:sz w:val="24"/>
          <w:szCs w:val="24"/>
        </w:rPr>
        <w:t>A log-normal process is the statistical realization of the multiplicative product of many independent random variables.</w:t>
      </w:r>
      <w:r w:rsidR="00703F95">
        <w:rPr>
          <w:rFonts w:ascii="Times New Roman" w:hAnsi="Times New Roman" w:cs="Times New Roman"/>
          <w:sz w:val="24"/>
          <w:szCs w:val="24"/>
        </w:rPr>
        <w:t>” The processes of the cell cycle are coupled</w:t>
      </w:r>
    </w:p>
    <w:p w14:paraId="29EA1ED1" w14:textId="77777777" w:rsidR="00975A62" w:rsidRDefault="00975A62" w:rsidP="005F5A8E">
      <w:pPr>
        <w:spacing w:after="0" w:line="480" w:lineRule="auto"/>
        <w:jc w:val="both"/>
        <w:rPr>
          <w:rFonts w:ascii="Times New Roman" w:hAnsi="Times New Roman" w:cs="Times New Roman"/>
          <w:sz w:val="24"/>
          <w:szCs w:val="24"/>
        </w:rPr>
      </w:pPr>
    </w:p>
    <w:p w14:paraId="15AD0E52" w14:textId="77777777" w:rsidR="00975A62" w:rsidRPr="00C13CCA" w:rsidRDefault="00975A62"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 simple model of the cell cycle, including important feedback loops, is sufficient to capture complex cellular phenomena. </w:t>
      </w:r>
    </w:p>
    <w:p w14:paraId="2B0B23D3" w14:textId="77777777" w:rsidR="00C13CCA" w:rsidRDefault="00C13CCA" w:rsidP="005F5A8E">
      <w:pPr>
        <w:spacing w:after="0" w:line="480" w:lineRule="auto"/>
        <w:jc w:val="both"/>
        <w:rPr>
          <w:rFonts w:ascii="Times New Roman" w:hAnsi="Times New Roman" w:cs="Times New Roman"/>
          <w:b/>
          <w:sz w:val="24"/>
          <w:szCs w:val="24"/>
        </w:rPr>
      </w:pPr>
    </w:p>
    <w:p w14:paraId="656A2CCB" w14:textId="77777777" w:rsidR="00C13CCA" w:rsidRPr="00C36ACB" w:rsidRDefault="00C13CCA" w:rsidP="005F5A8E">
      <w:pPr>
        <w:spacing w:after="0" w:line="480" w:lineRule="auto"/>
        <w:jc w:val="both"/>
        <w:rPr>
          <w:rFonts w:ascii="Times New Roman" w:hAnsi="Times New Roman" w:cs="Times New Roman"/>
          <w:b/>
          <w:sz w:val="24"/>
          <w:szCs w:val="24"/>
        </w:rPr>
      </w:pPr>
    </w:p>
    <w:p w14:paraId="35454B1A" w14:textId="77777777" w:rsidR="00C36ACB" w:rsidRPr="00C36ACB" w:rsidRDefault="00C36ACB" w:rsidP="005F5A8E">
      <w:pPr>
        <w:spacing w:after="0" w:line="480" w:lineRule="auto"/>
        <w:jc w:val="both"/>
        <w:rPr>
          <w:rFonts w:ascii="Times New Roman" w:hAnsi="Times New Roman" w:cs="Times New Roman"/>
          <w:b/>
          <w:sz w:val="24"/>
          <w:szCs w:val="24"/>
        </w:rPr>
      </w:pPr>
      <w:r w:rsidRPr="00C36ACB">
        <w:rPr>
          <w:rFonts w:ascii="Times New Roman" w:hAnsi="Times New Roman" w:cs="Times New Roman"/>
          <w:b/>
          <w:sz w:val="24"/>
          <w:szCs w:val="24"/>
        </w:rPr>
        <w:t>Methods</w:t>
      </w:r>
    </w:p>
    <w:p w14:paraId="3E5EF8BD" w14:textId="77777777" w:rsidR="00C36ACB" w:rsidRPr="00C36ACB" w:rsidRDefault="00C36ACB" w:rsidP="005F5A8E">
      <w:pPr>
        <w:spacing w:after="0" w:line="480" w:lineRule="auto"/>
        <w:jc w:val="both"/>
        <w:rPr>
          <w:rFonts w:ascii="Times New Roman" w:hAnsi="Times New Roman" w:cs="Times New Roman"/>
          <w:b/>
          <w:sz w:val="24"/>
          <w:szCs w:val="24"/>
        </w:rPr>
      </w:pPr>
    </w:p>
    <w:p w14:paraId="5C7951C3" w14:textId="77777777" w:rsidR="003971F8" w:rsidRPr="00C36ACB"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Cell Culture:</w:t>
      </w:r>
    </w:p>
    <w:p w14:paraId="35427D48" w14:textId="043A4F78" w:rsidR="003A55A1" w:rsidRPr="003A55A1" w:rsidRDefault="003A55A1" w:rsidP="005F5A8E">
      <w:pPr>
        <w:spacing w:after="0" w:line="480" w:lineRule="auto"/>
        <w:jc w:val="both"/>
        <w:rPr>
          <w:rFonts w:ascii="Times New Roman" w:hAnsi="Times New Roman" w:cs="Times New Roman"/>
          <w:sz w:val="24"/>
          <w:szCs w:val="24"/>
        </w:rPr>
      </w:pPr>
      <w:r w:rsidRPr="003A55A1">
        <w:rPr>
          <w:rFonts w:ascii="Times New Roman" w:hAnsi="Times New Roman" w:cs="Times New Roman"/>
          <w:sz w:val="24"/>
          <w:szCs w:val="24"/>
        </w:rPr>
        <w:t xml:space="preserve">PC9 discrete sublines were obtained from </w:t>
      </w:r>
      <w:r w:rsidR="00CC0C64">
        <w:rPr>
          <w:rFonts w:ascii="Times New Roman" w:hAnsi="Times New Roman" w:cs="Times New Roman"/>
          <w:sz w:val="24"/>
          <w:szCs w:val="24"/>
        </w:rPr>
        <w:t xml:space="preserve">the </w:t>
      </w:r>
      <w:r w:rsidR="004F30AC">
        <w:rPr>
          <w:rFonts w:ascii="Times New Roman" w:hAnsi="Times New Roman" w:cs="Times New Roman"/>
          <w:sz w:val="24"/>
          <w:szCs w:val="24"/>
        </w:rPr>
        <w:t>lab</w:t>
      </w:r>
      <w:ins w:id="63" w:author="Microsoft Office User" w:date="2020-05-04T05:01:00Z">
        <w:r w:rsidR="00140E3F">
          <w:rPr>
            <w:rFonts w:ascii="Times New Roman" w:hAnsi="Times New Roman" w:cs="Times New Roman"/>
            <w:sz w:val="24"/>
            <w:szCs w:val="24"/>
          </w:rPr>
          <w:t>oratory</w:t>
        </w:r>
      </w:ins>
      <w:r w:rsidR="004F30AC">
        <w:rPr>
          <w:rFonts w:ascii="Times New Roman" w:hAnsi="Times New Roman" w:cs="Times New Roman"/>
          <w:sz w:val="24"/>
          <w:szCs w:val="24"/>
        </w:rPr>
        <w:t xml:space="preserve"> of Vito Quaranta</w:t>
      </w:r>
      <w:r w:rsidRPr="003A55A1">
        <w:rPr>
          <w:rFonts w:ascii="Times New Roman" w:hAnsi="Times New Roman" w:cs="Times New Roman"/>
          <w:sz w:val="24"/>
          <w:szCs w:val="24"/>
        </w:rPr>
        <w:t xml:space="preserve"> (Vanderbilt University). They were derived as single cell clones from parental PC9 cell line, expanded in drug-free media, and fluorescently labeled with </w:t>
      </w:r>
      <w:r>
        <w:rPr>
          <w:rFonts w:ascii="Times New Roman" w:hAnsi="Times New Roman" w:cs="Times New Roman"/>
          <w:sz w:val="24"/>
          <w:szCs w:val="24"/>
        </w:rPr>
        <w:t>Geminin</w:t>
      </w:r>
      <w:r w:rsidR="006A2B38">
        <w:rPr>
          <w:rFonts w:ascii="Times New Roman" w:hAnsi="Times New Roman" w:cs="Times New Roman"/>
          <w:sz w:val="24"/>
          <w:szCs w:val="24"/>
        </w:rPr>
        <w:t>-</w:t>
      </w:r>
      <w:proofErr w:type="spellStart"/>
      <w:r w:rsidR="006A2B38">
        <w:rPr>
          <w:rFonts w:ascii="Times New Roman" w:hAnsi="Times New Roman" w:cs="Times New Roman"/>
          <w:sz w:val="24"/>
          <w:szCs w:val="24"/>
        </w:rPr>
        <w:t>mAG</w:t>
      </w:r>
      <w:proofErr w:type="spellEnd"/>
      <w:r>
        <w:rPr>
          <w:rFonts w:ascii="Times New Roman" w:hAnsi="Times New Roman" w:cs="Times New Roman"/>
          <w:sz w:val="24"/>
          <w:szCs w:val="24"/>
        </w:rPr>
        <w:t xml:space="preserve"> </w:t>
      </w:r>
      <w:r w:rsidR="006A2B38">
        <w:rPr>
          <w:rFonts w:ascii="Times New Roman" w:hAnsi="Times New Roman" w:cs="Times New Roman"/>
          <w:sz w:val="24"/>
          <w:szCs w:val="24"/>
        </w:rPr>
        <w:t>(</w:t>
      </w:r>
      <w:proofErr w:type="spellStart"/>
      <w:r w:rsidR="006A2B38">
        <w:rPr>
          <w:rFonts w:ascii="Times New Roman" w:hAnsi="Times New Roman" w:cs="Times New Roman"/>
          <w:sz w:val="24"/>
          <w:szCs w:val="24"/>
        </w:rPr>
        <w:t>Fucci</w:t>
      </w:r>
      <w:proofErr w:type="spellEnd"/>
      <w:r w:rsidR="006A2B38">
        <w:rPr>
          <w:rFonts w:ascii="Times New Roman" w:hAnsi="Times New Roman" w:cs="Times New Roman"/>
          <w:sz w:val="24"/>
          <w:szCs w:val="24"/>
        </w:rPr>
        <w:t xml:space="preserve"> system) </w:t>
      </w:r>
      <w:r>
        <w:rPr>
          <w:rFonts w:ascii="Times New Roman" w:hAnsi="Times New Roman" w:cs="Times New Roman"/>
          <w:sz w:val="24"/>
          <w:szCs w:val="24"/>
        </w:rPr>
        <w:t>and H2B-</w:t>
      </w:r>
      <w:r w:rsidR="006A2B38">
        <w:rPr>
          <w:rFonts w:ascii="Times New Roman" w:hAnsi="Times New Roman" w:cs="Times New Roman"/>
          <w:sz w:val="24"/>
          <w:szCs w:val="24"/>
        </w:rPr>
        <w:t>mRFP</w:t>
      </w:r>
      <w:r w:rsidRPr="003A55A1">
        <w:rPr>
          <w:rFonts w:ascii="Times New Roman" w:hAnsi="Times New Roman" w:cs="Times New Roman"/>
          <w:sz w:val="24"/>
          <w:szCs w:val="24"/>
        </w:rPr>
        <w:t>. Cells were cultured in CO</w:t>
      </w:r>
      <w:r w:rsidRPr="003A55A1">
        <w:rPr>
          <w:rFonts w:ascii="Times New Roman" w:hAnsi="Times New Roman" w:cs="Times New Roman"/>
          <w:sz w:val="24"/>
          <w:szCs w:val="24"/>
          <w:vertAlign w:val="subscript"/>
        </w:rPr>
        <w:t xml:space="preserve">2 </w:t>
      </w:r>
      <w:r w:rsidRPr="003A55A1">
        <w:rPr>
          <w:rFonts w:ascii="Times New Roman" w:hAnsi="Times New Roman" w:cs="Times New Roman"/>
          <w:sz w:val="24"/>
          <w:szCs w:val="24"/>
        </w:rPr>
        <w:t>(5%), temperature (at 37°C)</w:t>
      </w:r>
      <w:r>
        <w:rPr>
          <w:rFonts w:ascii="Times New Roman" w:hAnsi="Times New Roman" w:cs="Times New Roman"/>
          <w:sz w:val="24"/>
          <w:szCs w:val="24"/>
        </w:rPr>
        <w:t>,</w:t>
      </w:r>
      <w:r w:rsidRPr="003A55A1">
        <w:rPr>
          <w:rFonts w:ascii="Times New Roman" w:hAnsi="Times New Roman" w:cs="Times New Roman"/>
          <w:sz w:val="24"/>
          <w:szCs w:val="24"/>
        </w:rPr>
        <w:t xml:space="preserve"> and </w:t>
      </w:r>
      <w:proofErr w:type="gramStart"/>
      <w:r w:rsidRPr="003A55A1">
        <w:rPr>
          <w:rFonts w:ascii="Times New Roman" w:hAnsi="Times New Roman" w:cs="Times New Roman"/>
          <w:sz w:val="24"/>
          <w:szCs w:val="24"/>
        </w:rPr>
        <w:t>humidity controlled</w:t>
      </w:r>
      <w:proofErr w:type="gramEnd"/>
      <w:r w:rsidRPr="003A55A1">
        <w:rPr>
          <w:rFonts w:ascii="Times New Roman" w:hAnsi="Times New Roman" w:cs="Times New Roman"/>
          <w:sz w:val="24"/>
          <w:szCs w:val="24"/>
        </w:rPr>
        <w:t xml:space="preserve"> incubators. Before use, the cells were confirmed to be negative for mycoplasma using </w:t>
      </w:r>
      <w:proofErr w:type="spellStart"/>
      <w:r w:rsidRPr="003A55A1">
        <w:rPr>
          <w:rFonts w:ascii="Times New Roman" w:hAnsi="Times New Roman" w:cs="Times New Roman"/>
          <w:sz w:val="24"/>
          <w:szCs w:val="24"/>
        </w:rPr>
        <w:t>MycoAlert</w:t>
      </w:r>
      <w:proofErr w:type="spellEnd"/>
      <w:r w:rsidRPr="003A55A1">
        <w:rPr>
          <w:rFonts w:ascii="Times New Roman" w:hAnsi="Times New Roman" w:cs="Times New Roman"/>
          <w:sz w:val="24"/>
          <w:szCs w:val="24"/>
        </w:rPr>
        <w:t xml:space="preserve"> PLUS kit (Lonza). Cells were cultured in RPMI 1640 media supplemented with 10% FBS (Atlanta Biologicals) and Antibiotic/Antimycotic mix (Gibco). During imaging, the media was substituted for OPTI-MEM media (Gibco), supplemented with 2% FBS, and </w:t>
      </w:r>
      <w:commentRangeStart w:id="64"/>
      <w:r w:rsidRPr="003A55A1">
        <w:rPr>
          <w:rFonts w:ascii="Times New Roman" w:hAnsi="Times New Roman" w:cs="Times New Roman"/>
          <w:sz w:val="24"/>
          <w:szCs w:val="24"/>
        </w:rPr>
        <w:t xml:space="preserve">Antibiotic/Antimycotic </w:t>
      </w:r>
      <w:commentRangeEnd w:id="64"/>
      <w:r w:rsidR="00140E3F">
        <w:rPr>
          <w:rStyle w:val="CommentReference"/>
        </w:rPr>
        <w:commentReference w:id="64"/>
      </w:r>
      <w:r w:rsidRPr="003A55A1">
        <w:rPr>
          <w:rFonts w:ascii="Times New Roman" w:hAnsi="Times New Roman" w:cs="Times New Roman"/>
          <w:sz w:val="24"/>
          <w:szCs w:val="24"/>
        </w:rPr>
        <w:t>mix to reduce background auto-fluorescence. The growth rate was confirmed to be the same for these sublines in both types of media.</w:t>
      </w:r>
    </w:p>
    <w:p w14:paraId="52CD0C05" w14:textId="77777777" w:rsidR="003A55A1" w:rsidRPr="00C36ACB" w:rsidRDefault="003A55A1" w:rsidP="005F5A8E">
      <w:pPr>
        <w:spacing w:after="0" w:line="480" w:lineRule="auto"/>
        <w:jc w:val="both"/>
        <w:rPr>
          <w:rFonts w:ascii="Times New Roman" w:hAnsi="Times New Roman" w:cs="Times New Roman"/>
          <w:sz w:val="24"/>
          <w:szCs w:val="24"/>
        </w:rPr>
      </w:pPr>
    </w:p>
    <w:p w14:paraId="1F5305FE" w14:textId="195DE73C" w:rsidR="003A55A1" w:rsidRDefault="00524A6A"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Polyacrylamide </w:t>
      </w:r>
      <w:del w:id="65" w:author="Microsoft Office User" w:date="2020-05-04T05:00:00Z">
        <w:r w:rsidDel="00140E3F">
          <w:rPr>
            <w:rFonts w:ascii="Times New Roman" w:hAnsi="Times New Roman" w:cs="Times New Roman"/>
            <w:sz w:val="24"/>
            <w:szCs w:val="24"/>
          </w:rPr>
          <w:delText xml:space="preserve">substrate </w:delText>
        </w:r>
      </w:del>
      <w:ins w:id="66" w:author="Microsoft Office User" w:date="2020-05-04T05:00:00Z">
        <w:r w:rsidR="00140E3F">
          <w:rPr>
            <w:rFonts w:ascii="Times New Roman" w:hAnsi="Times New Roman" w:cs="Times New Roman"/>
            <w:sz w:val="24"/>
            <w:szCs w:val="24"/>
          </w:rPr>
          <w:t xml:space="preserve">Substrate </w:t>
        </w:r>
      </w:ins>
      <w:del w:id="67" w:author="Microsoft Office User" w:date="2020-05-04T05:00:00Z">
        <w:r w:rsidDel="00140E3F">
          <w:rPr>
            <w:rFonts w:ascii="Times New Roman" w:hAnsi="Times New Roman" w:cs="Times New Roman"/>
            <w:sz w:val="24"/>
            <w:szCs w:val="24"/>
          </w:rPr>
          <w:delText>gels</w:delText>
        </w:r>
      </w:del>
      <w:ins w:id="68" w:author="Microsoft Office User" w:date="2020-05-04T05:00:00Z">
        <w:r w:rsidR="00140E3F">
          <w:rPr>
            <w:rFonts w:ascii="Times New Roman" w:hAnsi="Times New Roman" w:cs="Times New Roman"/>
            <w:sz w:val="24"/>
            <w:szCs w:val="24"/>
          </w:rPr>
          <w:t>Gels</w:t>
        </w:r>
      </w:ins>
      <w:r>
        <w:rPr>
          <w:rFonts w:ascii="Times New Roman" w:hAnsi="Times New Roman" w:cs="Times New Roman"/>
          <w:sz w:val="24"/>
          <w:szCs w:val="24"/>
        </w:rPr>
        <w:t>:</w:t>
      </w:r>
    </w:p>
    <w:p w14:paraId="4F19A382" w14:textId="5FCAA7ED" w:rsidR="004F30AC" w:rsidRPr="00274F9E" w:rsidRDefault="004F30AC"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2-D polyacrylamide gels are made according to the </w:t>
      </w:r>
      <w:r w:rsidR="00CC0C64">
        <w:rPr>
          <w:rFonts w:ascii="Times New Roman" w:hAnsi="Times New Roman" w:cs="Times New Roman"/>
          <w:sz w:val="24"/>
          <w:szCs w:val="24"/>
        </w:rPr>
        <w:t xml:space="preserve">protocol of the </w:t>
      </w:r>
      <w:proofErr w:type="spellStart"/>
      <w:r w:rsidR="00CC0C64">
        <w:rPr>
          <w:rFonts w:ascii="Times New Roman" w:hAnsi="Times New Roman" w:cs="Times New Roman"/>
          <w:sz w:val="24"/>
          <w:szCs w:val="24"/>
        </w:rPr>
        <w:t>Gardel</w:t>
      </w:r>
      <w:proofErr w:type="spellEnd"/>
      <w:r w:rsidR="00CC0C64">
        <w:rPr>
          <w:rFonts w:ascii="Times New Roman" w:hAnsi="Times New Roman" w:cs="Times New Roman"/>
          <w:sz w:val="24"/>
          <w:szCs w:val="24"/>
        </w:rPr>
        <w:t xml:space="preserve"> lab</w:t>
      </w:r>
      <w:ins w:id="69" w:author="Microsoft Office User" w:date="2020-05-04T05:02:00Z">
        <w:r w:rsidR="00140E3F">
          <w:rPr>
            <w:rFonts w:ascii="Times New Roman" w:hAnsi="Times New Roman" w:cs="Times New Roman"/>
            <w:sz w:val="24"/>
            <w:szCs w:val="24"/>
          </w:rPr>
          <w:t>oratory</w:t>
        </w:r>
      </w:ins>
      <w:r w:rsidR="00CC0C64">
        <w:rPr>
          <w:rFonts w:ascii="Times New Roman" w:hAnsi="Times New Roman" w:cs="Times New Roman"/>
          <w:sz w:val="24"/>
          <w:szCs w:val="24"/>
        </w:rPr>
        <w:fldChar w:fldCharType="begin" w:fldLock="1"/>
      </w:r>
      <w:r w:rsidR="00975A62">
        <w:rPr>
          <w:rFonts w:ascii="Times New Roman" w:hAnsi="Times New Roman" w:cs="Times New Roman"/>
          <w:sz w:val="24"/>
          <w:szCs w:val="24"/>
        </w:rPr>
        <w:instrText>ADDIN CSL_CITATION {"citationItems":[{"id":"ITEM-1","itemData":{"DOI":"10.3791/2173","abstract":"The regulation of cellular adhesion to the extracellular matrix (ECM) is essential for cell migration and ECM remodeling. Focal adhesions are macromolecular assemblies that couple the contractile F-actin cytoskeleton to the ECM. This connection allows for the transmission of intracellular mechanical forces across the cell membrane to the underlying substrate. Recent work has shown the mechanical properties of the ECM regulate focal adhesion and F-actin morphology as well as numerous physiological processes, including cell differentiation, division, proliferation and migration. Thus, the use of cell culture substrates has become an increasingly prevalent method to precisely control and modulate ECM mechanical properties. To quantify traction forces at focal adhesions in an adherent cell, compliant substrates are used in conjunction with high-resolution imaging and computational techniques in a method termed traction force microscopy (TFM). This technique relies on measurements of the local magnitude and direction of substrate deformations induced by cellular contraction. In combination with high-resolution fluorescence microscopy of fluorescently tagged proteins, it is possible to correlate cytoskeletal organization and remodeling with traction forces. Here we present a detailed experimental protocol for the preparation of two-dimensional, compliant matrices for the purpose of creating a cell culture substrate with a well-characterized, tunable mechanical stiffness, which is suitable for measuring cellular contraction. These protocols include the fabrication of polyacrylamide hydrogels, coating of ECM proteins on such gels, plating cells on gels, and high-resolution confocal microscopy using a perfusion chamber. Additionally, we provide a representative sample of data demonstrating location and magnitude of cellular forces using cited TFM protocols.","author":[{"dropping-particle":"","family":"Oakes","given":"Patrick W.","non-dropping-particle":"","parse-names":false,"suffix":""},{"dropping-particle":"","family":"Winter","given":"Stephen P.","non-dropping-particle":"","parse-names":false,"suffix":""},{"dropping-particle":"","family":"Stricker","given":"Jonathan","non-dropping-particle":"","parse-names":false,"suffix":""},{"dropping-particle":"","family":"Gardel","given":"Margaret L.","non-dropping-particle":"","parse-names":false,"suffix":""},{"dropping-particle":"","family":"Aratyn-Schaus","given":"Yvonne","non-dropping-particle":"","parse-names":false,"suffix":""}],"container-title":"Journal of Visualized Experiments","id":"ITEM-1","issued":{"date-parts":[["2010"]]},"title":"Preparation of Complaint Matrices for Quantifying Cellular Contraction","type":"article-journal"},"uris":["http://www.mendeley.com/documents/?uuid=64aef86d-6bb3-458d-97a9-4b20c753586b"]}],"mendeley":{"formattedCitation":"&lt;sup&gt;7&lt;/sup&gt;","plainTextFormattedCitation":"7","previouslyFormattedCitation":"&lt;sup&gt;6&lt;/sup&gt;"},"properties":{"noteIndex":0},"schema":"https://github.com/citation-style-language/schema/raw/master/csl-citation.json"}</w:instrText>
      </w:r>
      <w:r w:rsidR="00CC0C64">
        <w:rPr>
          <w:rFonts w:ascii="Times New Roman" w:hAnsi="Times New Roman" w:cs="Times New Roman"/>
          <w:sz w:val="24"/>
          <w:szCs w:val="24"/>
        </w:rPr>
        <w:fldChar w:fldCharType="separate"/>
      </w:r>
      <w:r w:rsidR="00975A62" w:rsidRPr="00975A62">
        <w:rPr>
          <w:rFonts w:ascii="Times New Roman" w:hAnsi="Times New Roman" w:cs="Times New Roman"/>
          <w:noProof/>
          <w:sz w:val="24"/>
          <w:szCs w:val="24"/>
          <w:vertAlign w:val="superscript"/>
        </w:rPr>
        <w:t>7</w:t>
      </w:r>
      <w:r w:rsidR="00CC0C64">
        <w:rPr>
          <w:rFonts w:ascii="Times New Roman" w:hAnsi="Times New Roman" w:cs="Times New Roman"/>
          <w:sz w:val="24"/>
          <w:szCs w:val="24"/>
        </w:rPr>
        <w:fldChar w:fldCharType="end"/>
      </w:r>
      <w:r w:rsidR="00CC0C64">
        <w:rPr>
          <w:rFonts w:ascii="Times New Roman" w:hAnsi="Times New Roman" w:cs="Times New Roman"/>
          <w:sz w:val="24"/>
          <w:szCs w:val="24"/>
        </w:rPr>
        <w:t xml:space="preserve">. Briefly, circular glass coverslips are activated with </w:t>
      </w:r>
      <w:r w:rsidR="00CC0C64" w:rsidRPr="00CC0C64">
        <w:rPr>
          <w:rFonts w:ascii="Times New Roman" w:hAnsi="Times New Roman" w:cs="Times New Roman"/>
          <w:sz w:val="24"/>
          <w:szCs w:val="24"/>
        </w:rPr>
        <w:t>3-aminopropyltrimethoxysilane</w:t>
      </w:r>
      <w:r w:rsidR="00CC0C64">
        <w:rPr>
          <w:rFonts w:ascii="Times New Roman" w:hAnsi="Times New Roman" w:cs="Times New Roman"/>
          <w:sz w:val="24"/>
          <w:szCs w:val="24"/>
        </w:rPr>
        <w:t xml:space="preserve"> (3-APTMS) and glutaraldehyde</w:t>
      </w:r>
      <w:r w:rsidR="00274F9E">
        <w:rPr>
          <w:rFonts w:ascii="Times New Roman" w:hAnsi="Times New Roman" w:cs="Times New Roman"/>
          <w:sz w:val="24"/>
          <w:szCs w:val="24"/>
        </w:rPr>
        <w:t xml:space="preserve">. </w:t>
      </w:r>
      <w:r w:rsidR="00D451B4">
        <w:rPr>
          <w:rFonts w:ascii="Times New Roman" w:hAnsi="Times New Roman" w:cs="Times New Roman"/>
          <w:sz w:val="24"/>
          <w:szCs w:val="24"/>
        </w:rPr>
        <w:t xml:space="preserve">The coverslips are immobilized on the bottom of a 6-well plate. </w:t>
      </w:r>
      <w:r w:rsidR="00274F9E">
        <w:rPr>
          <w:rFonts w:ascii="Times New Roman" w:hAnsi="Times New Roman" w:cs="Times New Roman"/>
          <w:sz w:val="24"/>
          <w:szCs w:val="24"/>
        </w:rPr>
        <w:t xml:space="preserve">Polyacrylamide solution of a chosen stiffness is allowed to polymerize between </w:t>
      </w:r>
      <w:ins w:id="70" w:author="Microsoft Office User" w:date="2020-05-04T05:01:00Z">
        <w:r w:rsidR="00140E3F">
          <w:rPr>
            <w:rFonts w:ascii="Times New Roman" w:hAnsi="Times New Roman" w:cs="Times New Roman"/>
            <w:sz w:val="24"/>
            <w:szCs w:val="24"/>
          </w:rPr>
          <w:t xml:space="preserve">a </w:t>
        </w:r>
      </w:ins>
      <w:r w:rsidR="00274F9E">
        <w:rPr>
          <w:rFonts w:ascii="Times New Roman" w:hAnsi="Times New Roman" w:cs="Times New Roman"/>
          <w:sz w:val="24"/>
          <w:szCs w:val="24"/>
        </w:rPr>
        <w:t xml:space="preserve">hydrophobic </w:t>
      </w:r>
      <w:r w:rsidR="00D451B4">
        <w:rPr>
          <w:rFonts w:ascii="Times New Roman" w:hAnsi="Times New Roman" w:cs="Times New Roman"/>
          <w:sz w:val="24"/>
          <w:szCs w:val="24"/>
        </w:rPr>
        <w:t>coverslip</w:t>
      </w:r>
      <w:r w:rsidR="00274F9E">
        <w:rPr>
          <w:rFonts w:ascii="Times New Roman" w:hAnsi="Times New Roman" w:cs="Times New Roman"/>
          <w:sz w:val="24"/>
          <w:szCs w:val="24"/>
        </w:rPr>
        <w:t xml:space="preserve"> and an activated coverslip. The </w:t>
      </w:r>
      <w:r w:rsidR="00D451B4">
        <w:rPr>
          <w:rFonts w:ascii="Times New Roman" w:hAnsi="Times New Roman" w:cs="Times New Roman"/>
          <w:sz w:val="24"/>
          <w:szCs w:val="24"/>
        </w:rPr>
        <w:t>hydrophobic coverslip is gently removed from the well</w:t>
      </w:r>
      <w:r w:rsidR="00274F9E">
        <w:rPr>
          <w:rFonts w:ascii="Times New Roman" w:hAnsi="Times New Roman" w:cs="Times New Roman"/>
          <w:sz w:val="24"/>
          <w:szCs w:val="24"/>
        </w:rPr>
        <w:t xml:space="preserve"> using a razor blade edge. </w:t>
      </w:r>
      <w:proofErr w:type="spellStart"/>
      <w:r w:rsidR="00274F9E">
        <w:rPr>
          <w:rFonts w:ascii="Times New Roman" w:hAnsi="Times New Roman" w:cs="Times New Roman"/>
          <w:sz w:val="24"/>
          <w:szCs w:val="24"/>
        </w:rPr>
        <w:t>Sulfo</w:t>
      </w:r>
      <w:proofErr w:type="spellEnd"/>
      <w:r w:rsidR="00274F9E">
        <w:rPr>
          <w:rFonts w:ascii="Times New Roman" w:hAnsi="Times New Roman" w:cs="Times New Roman"/>
          <w:sz w:val="24"/>
          <w:szCs w:val="24"/>
        </w:rPr>
        <w:t>-SANPAH is placed upon the gel and exposed to UV light, changing in color from red-orange to brown. UV-treated coverslips are quickly washed in ddH</w:t>
      </w:r>
      <w:r w:rsidR="00274F9E">
        <w:rPr>
          <w:rFonts w:ascii="Times New Roman" w:hAnsi="Times New Roman" w:cs="Times New Roman"/>
          <w:sz w:val="24"/>
          <w:szCs w:val="24"/>
          <w:vertAlign w:val="subscript"/>
        </w:rPr>
        <w:t>2</w:t>
      </w:r>
      <w:r w:rsidR="00274F9E">
        <w:rPr>
          <w:rFonts w:ascii="Times New Roman" w:hAnsi="Times New Roman" w:cs="Times New Roman"/>
          <w:sz w:val="24"/>
          <w:szCs w:val="24"/>
        </w:rPr>
        <w:t>O and coa</w:t>
      </w:r>
      <w:r w:rsidR="00D451B4">
        <w:rPr>
          <w:rFonts w:ascii="Times New Roman" w:hAnsi="Times New Roman" w:cs="Times New Roman"/>
          <w:sz w:val="24"/>
          <w:szCs w:val="24"/>
        </w:rPr>
        <w:t xml:space="preserve">ted with 0.1 mg/ml </w:t>
      </w:r>
      <w:r w:rsidR="00063126">
        <w:rPr>
          <w:rFonts w:ascii="Times New Roman" w:hAnsi="Times New Roman" w:cs="Times New Roman"/>
          <w:sz w:val="24"/>
          <w:szCs w:val="24"/>
        </w:rPr>
        <w:t>collagen</w:t>
      </w:r>
      <w:r w:rsidR="00D451B4">
        <w:rPr>
          <w:rFonts w:ascii="Times New Roman" w:hAnsi="Times New Roman" w:cs="Times New Roman"/>
          <w:sz w:val="24"/>
          <w:szCs w:val="24"/>
        </w:rPr>
        <w:t xml:space="preserve">. </w:t>
      </w:r>
      <w:r w:rsidR="00063126">
        <w:rPr>
          <w:rFonts w:ascii="Times New Roman" w:hAnsi="Times New Roman" w:cs="Times New Roman"/>
          <w:sz w:val="24"/>
          <w:szCs w:val="24"/>
        </w:rPr>
        <w:t>Collagen</w:t>
      </w:r>
      <w:r w:rsidR="00D451B4">
        <w:rPr>
          <w:rFonts w:ascii="Times New Roman" w:hAnsi="Times New Roman" w:cs="Times New Roman"/>
          <w:sz w:val="24"/>
          <w:szCs w:val="24"/>
        </w:rPr>
        <w:t xml:space="preserve"> is allowed to bind for 1-2 hours at room temperature or overnight at 4°C</w:t>
      </w:r>
      <w:del w:id="71" w:author="Microsoft Office User" w:date="2020-05-04T05:01:00Z">
        <w:r w:rsidR="00D451B4" w:rsidDel="00140E3F">
          <w:rPr>
            <w:rFonts w:ascii="Times New Roman" w:hAnsi="Times New Roman" w:cs="Times New Roman"/>
            <w:sz w:val="24"/>
            <w:szCs w:val="24"/>
          </w:rPr>
          <w:delText xml:space="preserve"> overnight</w:delText>
        </w:r>
      </w:del>
      <w:r w:rsidR="00D451B4">
        <w:rPr>
          <w:rFonts w:ascii="Times New Roman" w:hAnsi="Times New Roman" w:cs="Times New Roman"/>
          <w:sz w:val="24"/>
          <w:szCs w:val="24"/>
        </w:rPr>
        <w:t>. Gels are then washed extensively with PBS</w:t>
      </w:r>
      <w:ins w:id="72" w:author="Microsoft Office User" w:date="2020-05-04T05:01:00Z">
        <w:r w:rsidR="00140E3F">
          <w:rPr>
            <w:rFonts w:ascii="Times New Roman" w:hAnsi="Times New Roman" w:cs="Times New Roman"/>
            <w:sz w:val="24"/>
            <w:szCs w:val="24"/>
          </w:rPr>
          <w:t xml:space="preserve"> </w:t>
        </w:r>
      </w:ins>
      <w:r w:rsidR="00D451B4">
        <w:rPr>
          <w:rFonts w:ascii="Times New Roman" w:hAnsi="Times New Roman" w:cs="Times New Roman"/>
          <w:sz w:val="24"/>
          <w:szCs w:val="24"/>
        </w:rPr>
        <w:t xml:space="preserve">(pH 7.4) under sterile conditions and sterilized under a germicidal lamp in </w:t>
      </w:r>
      <w:r w:rsidR="00A60023">
        <w:rPr>
          <w:rFonts w:ascii="Times New Roman" w:hAnsi="Times New Roman" w:cs="Times New Roman"/>
          <w:sz w:val="24"/>
          <w:szCs w:val="24"/>
        </w:rPr>
        <w:t xml:space="preserve">a </w:t>
      </w:r>
      <w:r w:rsidR="00D451B4">
        <w:rPr>
          <w:rFonts w:ascii="Times New Roman" w:hAnsi="Times New Roman" w:cs="Times New Roman"/>
          <w:sz w:val="24"/>
          <w:szCs w:val="24"/>
        </w:rPr>
        <w:t xml:space="preserve">tissue culture hood for 30 minutes. </w:t>
      </w:r>
    </w:p>
    <w:p w14:paraId="25A2A1F2" w14:textId="77777777" w:rsidR="003A55A1" w:rsidRDefault="003A55A1" w:rsidP="005F5A8E">
      <w:pPr>
        <w:spacing w:after="0" w:line="480" w:lineRule="auto"/>
        <w:jc w:val="both"/>
        <w:rPr>
          <w:rFonts w:ascii="Times New Roman" w:hAnsi="Times New Roman" w:cs="Times New Roman"/>
          <w:sz w:val="24"/>
          <w:szCs w:val="24"/>
        </w:rPr>
      </w:pPr>
    </w:p>
    <w:p w14:paraId="6B2B9415" w14:textId="77777777" w:rsidR="00C36ACB" w:rsidRPr="00C36ACB"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Time Lapsed Microscopy:</w:t>
      </w:r>
    </w:p>
    <w:p w14:paraId="10D5BB38" w14:textId="01B1F679" w:rsidR="00D451B4" w:rsidRPr="00C36ACB" w:rsidRDefault="00063126" w:rsidP="005F5A8E">
      <w:pPr>
        <w:spacing w:after="0" w:line="480" w:lineRule="auto"/>
        <w:jc w:val="both"/>
        <w:rPr>
          <w:rFonts w:ascii="Times New Roman" w:hAnsi="Times New Roman" w:cs="Times New Roman"/>
          <w:sz w:val="24"/>
          <w:szCs w:val="24"/>
        </w:rPr>
      </w:pPr>
      <w:r w:rsidRPr="00063126">
        <w:rPr>
          <w:rFonts w:ascii="Times New Roman" w:hAnsi="Times New Roman" w:cs="Times New Roman"/>
          <w:sz w:val="24"/>
          <w:szCs w:val="24"/>
        </w:rPr>
        <w:t xml:space="preserve">Images are taken on </w:t>
      </w:r>
      <w:proofErr w:type="spellStart"/>
      <w:r w:rsidRPr="00063126">
        <w:rPr>
          <w:rFonts w:ascii="Times New Roman" w:hAnsi="Times New Roman" w:cs="Times New Roman"/>
          <w:sz w:val="24"/>
          <w:szCs w:val="24"/>
        </w:rPr>
        <w:t>Axio</w:t>
      </w:r>
      <w:proofErr w:type="spellEnd"/>
      <w:r w:rsidRPr="00063126">
        <w:rPr>
          <w:rFonts w:ascii="Times New Roman" w:hAnsi="Times New Roman" w:cs="Times New Roman"/>
          <w:sz w:val="24"/>
          <w:szCs w:val="24"/>
        </w:rPr>
        <w:t xml:space="preserve"> Observer Z1 spinning disk confocal microscope (Zeiss, serial #3834004261). During imaging, the cells are maintained in incubation conditions of 5% CO2, 37°C temperature, and constant humidity. Images were acquired with 20X objective at the following laser settings: 561λ at 12% laser power and 4ms exposure, 488λ at 1% laser power and 2ms exposure. The imaging consisted of a 12x12 mosaic with 20 </w:t>
      </w:r>
      <w:proofErr w:type="spellStart"/>
      <w:r w:rsidRPr="00063126">
        <w:rPr>
          <w:rFonts w:ascii="Times New Roman" w:hAnsi="Times New Roman" w:cs="Times New Roman"/>
          <w:sz w:val="24"/>
          <w:szCs w:val="24"/>
        </w:rPr>
        <w:t>μm</w:t>
      </w:r>
      <w:proofErr w:type="spellEnd"/>
      <w:r w:rsidRPr="00063126">
        <w:rPr>
          <w:rFonts w:ascii="Times New Roman" w:hAnsi="Times New Roman" w:cs="Times New Roman"/>
          <w:sz w:val="24"/>
          <w:szCs w:val="24"/>
        </w:rPr>
        <w:t xml:space="preserve"> overlap, each frame was 400 </w:t>
      </w:r>
      <w:proofErr w:type="spellStart"/>
      <w:r w:rsidRPr="00063126">
        <w:rPr>
          <w:rFonts w:ascii="Times New Roman" w:hAnsi="Times New Roman" w:cs="Times New Roman"/>
          <w:sz w:val="24"/>
          <w:szCs w:val="24"/>
        </w:rPr>
        <w:t>μm</w:t>
      </w:r>
      <w:proofErr w:type="spellEnd"/>
      <w:r w:rsidRPr="00063126">
        <w:rPr>
          <w:rFonts w:ascii="Times New Roman" w:hAnsi="Times New Roman" w:cs="Times New Roman"/>
          <w:sz w:val="24"/>
          <w:szCs w:val="24"/>
        </w:rPr>
        <w:t xml:space="preserve"> x 400 </w:t>
      </w:r>
      <w:proofErr w:type="spellStart"/>
      <w:r w:rsidRPr="00063126">
        <w:rPr>
          <w:rFonts w:ascii="Times New Roman" w:hAnsi="Times New Roman" w:cs="Times New Roman"/>
          <w:sz w:val="24"/>
          <w:szCs w:val="24"/>
        </w:rPr>
        <w:t>μm</w:t>
      </w:r>
      <w:proofErr w:type="spellEnd"/>
      <w:r w:rsidRPr="00063126">
        <w:rPr>
          <w:rFonts w:ascii="Times New Roman" w:hAnsi="Times New Roman" w:cs="Times New Roman"/>
          <w:sz w:val="24"/>
          <w:szCs w:val="24"/>
        </w:rPr>
        <w:t>. Images were acquired every 20 minutes for a minimum of five days.</w:t>
      </w:r>
    </w:p>
    <w:p w14:paraId="25BF7BA9" w14:textId="77777777" w:rsidR="00C36ACB" w:rsidRPr="00C36ACB" w:rsidRDefault="00C36ACB" w:rsidP="005F5A8E">
      <w:pPr>
        <w:spacing w:after="0" w:line="480" w:lineRule="auto"/>
        <w:jc w:val="both"/>
        <w:rPr>
          <w:rFonts w:ascii="Times New Roman" w:hAnsi="Times New Roman" w:cs="Times New Roman"/>
          <w:sz w:val="24"/>
          <w:szCs w:val="24"/>
        </w:rPr>
      </w:pPr>
    </w:p>
    <w:p w14:paraId="3DF7BAE4" w14:textId="77777777" w:rsidR="00C36ACB" w:rsidRPr="00C36ACB"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Western Blots:</w:t>
      </w:r>
    </w:p>
    <w:p w14:paraId="7696DED4" w14:textId="77777777" w:rsidR="00063126" w:rsidRPr="00063126" w:rsidRDefault="00063126" w:rsidP="00063126">
      <w:pPr>
        <w:spacing w:after="0" w:line="480" w:lineRule="auto"/>
        <w:jc w:val="both"/>
        <w:rPr>
          <w:rFonts w:ascii="Times New Roman" w:hAnsi="Times New Roman" w:cs="Times New Roman"/>
          <w:sz w:val="24"/>
          <w:szCs w:val="24"/>
        </w:rPr>
      </w:pPr>
      <w:r w:rsidRPr="00063126">
        <w:rPr>
          <w:rFonts w:ascii="Times New Roman" w:hAnsi="Times New Roman" w:cs="Times New Roman"/>
          <w:sz w:val="24"/>
          <w:szCs w:val="24"/>
        </w:rPr>
        <w:t xml:space="preserve">Cells were lysed in RIPA buffer (Sigma) supplemented with protease inhibitor cocktail (Roche) and phosphatase inhibitor cocktail (Roche). The difficulty in removing cells from the PA gels lead to lysing them straight on the gel. Sample lysates were boiled with </w:t>
      </w:r>
      <w:proofErr w:type="spellStart"/>
      <w:r w:rsidRPr="00063126">
        <w:rPr>
          <w:rFonts w:ascii="Times New Roman" w:hAnsi="Times New Roman" w:cs="Times New Roman"/>
          <w:sz w:val="24"/>
          <w:szCs w:val="24"/>
        </w:rPr>
        <w:t>Laemmli</w:t>
      </w:r>
      <w:proofErr w:type="spellEnd"/>
      <w:r w:rsidRPr="00063126">
        <w:rPr>
          <w:rFonts w:ascii="Times New Roman" w:hAnsi="Times New Roman" w:cs="Times New Roman"/>
          <w:sz w:val="24"/>
          <w:szCs w:val="24"/>
        </w:rPr>
        <w:t xml:space="preserve"> sample buffer and loaded in a 4-20% gradient gel (Bio-Rad) for electrophoresis. Protein was transferred to polyvinylidene difluoride membranes and then blocked with blocking buffer (LI-COR) and incubated with primary antibodies overnight at 4°C. After 3× washing with TBS, secondary </w:t>
      </w:r>
      <w:r w:rsidRPr="00063126">
        <w:rPr>
          <w:rFonts w:ascii="Times New Roman" w:hAnsi="Times New Roman" w:cs="Times New Roman"/>
          <w:sz w:val="24"/>
          <w:szCs w:val="24"/>
        </w:rPr>
        <w:lastRenderedPageBreak/>
        <w:t>antibodies were applied for 1 hour and then washed with TBST (0.05% Tween 20) before imaging. Blots were scanned using the Odyssey imager (LI-COR). Densitometry was performed using ImageJ software.</w:t>
      </w:r>
    </w:p>
    <w:p w14:paraId="3134E07B" w14:textId="14EF52A5" w:rsidR="004F30AC" w:rsidRPr="00C36ACB" w:rsidRDefault="00063126" w:rsidP="00063126">
      <w:pPr>
        <w:spacing w:after="0" w:line="480" w:lineRule="auto"/>
        <w:ind w:firstLine="720"/>
        <w:jc w:val="both"/>
        <w:rPr>
          <w:rFonts w:ascii="Times New Roman" w:hAnsi="Times New Roman" w:cs="Times New Roman"/>
          <w:sz w:val="24"/>
          <w:szCs w:val="24"/>
        </w:rPr>
      </w:pPr>
      <w:r w:rsidRPr="00063126">
        <w:rPr>
          <w:rFonts w:ascii="Times New Roman" w:hAnsi="Times New Roman" w:cs="Times New Roman"/>
          <w:sz w:val="24"/>
          <w:szCs w:val="24"/>
        </w:rPr>
        <w:t>All antibodies are from Cell Signaling Technology and are as follows: phospho-FAK(Tyr397) #8556, FAK #13009, phospho-ERK and ERK (Thr202/Tyr204) antibody duet #8201, phospho-EGFR and EGFR (Tyr1068) antibody duet #11862, phospho-AKT and AKT (Ser473) antibody duet #8200.</w:t>
      </w:r>
    </w:p>
    <w:p w14:paraId="041F7221" w14:textId="1F75C61A" w:rsidR="00B56371" w:rsidRDefault="00C36ACB" w:rsidP="005F5A8E">
      <w:pPr>
        <w:spacing w:after="0" w:line="480" w:lineRule="auto"/>
        <w:jc w:val="both"/>
        <w:rPr>
          <w:rFonts w:ascii="Times New Roman" w:hAnsi="Times New Roman" w:cs="Times New Roman"/>
          <w:sz w:val="24"/>
          <w:szCs w:val="24"/>
        </w:rPr>
      </w:pPr>
      <w:r w:rsidRPr="00C36ACB">
        <w:rPr>
          <w:rFonts w:ascii="Times New Roman" w:hAnsi="Times New Roman" w:cs="Times New Roman"/>
          <w:sz w:val="24"/>
          <w:szCs w:val="24"/>
        </w:rPr>
        <w:t>Model Algorithm, processor used to solve</w:t>
      </w:r>
    </w:p>
    <w:p w14:paraId="043D97DC" w14:textId="7973D95A" w:rsidR="00063126" w:rsidRDefault="00063126" w:rsidP="005F5A8E">
      <w:pPr>
        <w:spacing w:after="0" w:line="480" w:lineRule="auto"/>
        <w:jc w:val="both"/>
        <w:rPr>
          <w:rFonts w:ascii="Times New Roman" w:hAnsi="Times New Roman" w:cs="Times New Roman"/>
          <w:sz w:val="24"/>
          <w:szCs w:val="24"/>
        </w:rPr>
      </w:pPr>
    </w:p>
    <w:p w14:paraId="6C663905" w14:textId="65F68E7B" w:rsidR="00063126" w:rsidRDefault="00063126" w:rsidP="005F5A8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Quiescence-Growth Model:</w:t>
      </w:r>
    </w:p>
    <w:p w14:paraId="3D1E637E" w14:textId="77777777" w:rsidR="00063126" w:rsidRPr="00063126" w:rsidRDefault="00063126" w:rsidP="00063126">
      <w:pPr>
        <w:spacing w:after="0" w:line="480" w:lineRule="auto"/>
        <w:ind w:firstLine="360"/>
        <w:jc w:val="both"/>
        <w:rPr>
          <w:rFonts w:ascii="Times New Roman" w:eastAsia="Calibri" w:hAnsi="Times New Roman" w:cs="Times New Roman"/>
          <w:bCs/>
          <w:sz w:val="24"/>
          <w:szCs w:val="24"/>
        </w:rPr>
      </w:pPr>
      <w:r w:rsidRPr="00063126">
        <w:rPr>
          <w:rFonts w:ascii="Times New Roman" w:eastAsia="Calibri" w:hAnsi="Times New Roman" w:cs="Times New Roman"/>
          <w:bCs/>
          <w:sz w:val="24"/>
          <w:szCs w:val="24"/>
        </w:rPr>
        <w:t>The proliferation kinetics model describes the rate at which cells change the overall population given the rates of cells proliferating, dying, and entering quiescence. The model is represented by a pair of ODEs with x characterizing the number of dividing cells, y the number of quiescent cells, and x+y the total cell number. Rate constants for the equations are as follows: d, cell division rate, q, quiescent rate, and a, the death rate.</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9288"/>
        <w:gridCol w:w="756"/>
      </w:tblGrid>
      <w:tr w:rsidR="00063126" w:rsidRPr="00063126" w14:paraId="692B1571" w14:textId="77777777" w:rsidTr="002D1A11">
        <w:tc>
          <w:tcPr>
            <w:tcW w:w="350" w:type="pct"/>
            <w:vAlign w:val="center"/>
          </w:tcPr>
          <w:p w14:paraId="51DBA87F" w14:textId="77777777" w:rsidR="00063126" w:rsidRPr="00063126" w:rsidRDefault="00063126" w:rsidP="00063126">
            <w:pPr>
              <w:spacing w:line="480" w:lineRule="auto"/>
              <w:jc w:val="both"/>
              <w:rPr>
                <w:rFonts w:ascii="Times New Roman" w:eastAsia="Calibri" w:hAnsi="Times New Roman" w:cs="Times New Roman"/>
                <w:bCs/>
                <w:sz w:val="24"/>
                <w:szCs w:val="24"/>
              </w:rPr>
            </w:pPr>
          </w:p>
        </w:tc>
        <w:tc>
          <w:tcPr>
            <w:tcW w:w="4300" w:type="pct"/>
            <w:vAlign w:val="center"/>
          </w:tcPr>
          <w:p w14:paraId="72DBF42A" w14:textId="77777777" w:rsidR="00063126" w:rsidRPr="00063126" w:rsidRDefault="00063126" w:rsidP="00063126">
            <w:pPr>
              <w:spacing w:line="480" w:lineRule="auto"/>
              <w:jc w:val="both"/>
              <w:rPr>
                <w:rFonts w:ascii="Times New Roman" w:eastAsia="Calibri" w:hAnsi="Times New Roman" w:cs="Times New Roman"/>
                <w:bCs/>
                <w:sz w:val="24"/>
                <w:szCs w:val="24"/>
              </w:rPr>
            </w:pPr>
            <m:oMathPara>
              <m:oMath>
                <m:f>
                  <m:fPr>
                    <m:ctrlPr>
                      <w:rPr>
                        <w:rFonts w:ascii="Cambria Math" w:eastAsia="Calibri" w:hAnsi="Cambria Math" w:cs="Times New Roman"/>
                        <w:bCs/>
                        <w:sz w:val="24"/>
                        <w:szCs w:val="24"/>
                      </w:rPr>
                    </m:ctrlPr>
                  </m:fPr>
                  <m:num>
                    <m:r>
                      <w:rPr>
                        <w:rFonts w:ascii="Cambria Math" w:eastAsia="Calibri" w:hAnsi="Cambria Math" w:cs="Times New Roman"/>
                        <w:sz w:val="24"/>
                        <w:szCs w:val="24"/>
                      </w:rPr>
                      <m:t>dx</m:t>
                    </m:r>
                  </m:num>
                  <m:den>
                    <m:r>
                      <w:rPr>
                        <w:rFonts w:ascii="Cambria Math" w:eastAsia="Calibri" w:hAnsi="Cambria Math" w:cs="Times New Roman"/>
                        <w:sz w:val="24"/>
                        <w:szCs w:val="24"/>
                      </w:rPr>
                      <m:t>dt</m:t>
                    </m:r>
                  </m:den>
                </m:f>
                <m:r>
                  <m:rPr>
                    <m:sty m:val="p"/>
                  </m:rPr>
                  <w:rPr>
                    <w:rFonts w:ascii="Cambria Math" w:eastAsia="Calibri" w:hAnsi="Cambria Math" w:cs="Times New Roman"/>
                    <w:sz w:val="24"/>
                    <w:szCs w:val="24"/>
                  </w:rPr>
                  <m:t>=</m:t>
                </m:r>
                <m:d>
                  <m:dPr>
                    <m:ctrlPr>
                      <w:rPr>
                        <w:rFonts w:ascii="Cambria Math" w:eastAsia="Calibri" w:hAnsi="Cambria Math" w:cs="Times New Roman"/>
                        <w:bCs/>
                        <w:sz w:val="24"/>
                        <w:szCs w:val="24"/>
                      </w:rPr>
                    </m:ctrlPr>
                  </m:dPr>
                  <m:e>
                    <m:r>
                      <m:rPr>
                        <m:sty m:val="p"/>
                      </m:rPr>
                      <w:rPr>
                        <w:rFonts w:ascii="Cambria Math" w:eastAsia="Calibri" w:hAnsi="Cambria Math" w:cs="Times New Roman"/>
                        <w:sz w:val="24"/>
                        <w:szCs w:val="24"/>
                      </w:rPr>
                      <m:t>d-q-a</m:t>
                    </m:r>
                  </m:e>
                </m:d>
                <m:r>
                  <m:rPr>
                    <m:sty m:val="p"/>
                  </m:rPr>
                  <w:rPr>
                    <w:rFonts w:ascii="Cambria Math" w:eastAsia="Calibri" w:hAnsi="Cambria Math" w:cs="Times New Roman"/>
                    <w:sz w:val="24"/>
                    <w:szCs w:val="24"/>
                  </w:rPr>
                  <m:t>x</m:t>
                </m:r>
              </m:oMath>
            </m:oMathPara>
          </w:p>
        </w:tc>
        <w:tc>
          <w:tcPr>
            <w:tcW w:w="350" w:type="pct"/>
            <w:vAlign w:val="center"/>
          </w:tcPr>
          <w:p w14:paraId="7B32DBE7" w14:textId="77777777" w:rsidR="00063126" w:rsidRPr="00063126" w:rsidRDefault="00063126" w:rsidP="00063126">
            <w:pPr>
              <w:spacing w:after="200"/>
              <w:jc w:val="both"/>
              <w:rPr>
                <w:rFonts w:ascii="Times New Roman" w:eastAsia="Calibri" w:hAnsi="Times New Roman" w:cs="Times New Roman"/>
                <w:bCs/>
                <w:iCs/>
                <w:color w:val="000000"/>
                <w:sz w:val="24"/>
                <w:szCs w:val="24"/>
              </w:rPr>
            </w:pPr>
            <w:r w:rsidRPr="00063126">
              <w:rPr>
                <w:rFonts w:ascii="Times New Roman" w:eastAsia="Calibri" w:hAnsi="Times New Roman" w:cs="Times New Roman"/>
                <w:bCs/>
                <w:iCs/>
                <w:color w:val="000000"/>
                <w:sz w:val="24"/>
                <w:szCs w:val="24"/>
              </w:rPr>
              <w:t>(</w:t>
            </w:r>
            <w:r w:rsidRPr="00063126">
              <w:rPr>
                <w:rFonts w:ascii="Times New Roman" w:eastAsia="Calibri" w:hAnsi="Times New Roman" w:cs="Times New Roman"/>
                <w:bCs/>
                <w:iCs/>
                <w:color w:val="000000"/>
                <w:sz w:val="24"/>
                <w:szCs w:val="24"/>
              </w:rPr>
              <w:fldChar w:fldCharType="begin"/>
            </w:r>
            <w:r w:rsidRPr="00063126">
              <w:rPr>
                <w:rFonts w:ascii="Times New Roman" w:eastAsia="Calibri" w:hAnsi="Times New Roman" w:cs="Times New Roman"/>
                <w:bCs/>
                <w:iCs/>
                <w:color w:val="000000"/>
                <w:sz w:val="24"/>
                <w:szCs w:val="24"/>
              </w:rPr>
              <w:instrText xml:space="preserve"> STYLEREF 1 \s </w:instrText>
            </w:r>
            <w:r w:rsidRPr="00063126">
              <w:rPr>
                <w:rFonts w:ascii="Times New Roman" w:eastAsia="Calibri" w:hAnsi="Times New Roman" w:cs="Times New Roman"/>
                <w:bCs/>
                <w:iCs/>
                <w:color w:val="000000"/>
                <w:sz w:val="24"/>
                <w:szCs w:val="24"/>
              </w:rPr>
              <w:fldChar w:fldCharType="separate"/>
            </w:r>
            <w:r w:rsidRPr="00063126">
              <w:rPr>
                <w:rFonts w:ascii="Times New Roman" w:eastAsia="Calibri" w:hAnsi="Times New Roman" w:cs="Times New Roman"/>
                <w:bCs/>
                <w:iCs/>
                <w:noProof/>
                <w:color w:val="000000"/>
                <w:sz w:val="24"/>
                <w:szCs w:val="24"/>
              </w:rPr>
              <w:t>4</w:t>
            </w:r>
            <w:r w:rsidRPr="00063126">
              <w:rPr>
                <w:rFonts w:ascii="Times New Roman" w:eastAsia="Calibri" w:hAnsi="Times New Roman" w:cs="Times New Roman"/>
                <w:bCs/>
                <w:iCs/>
                <w:color w:val="000000"/>
                <w:sz w:val="24"/>
                <w:szCs w:val="24"/>
              </w:rPr>
              <w:fldChar w:fldCharType="end"/>
            </w:r>
            <w:r w:rsidRPr="00063126">
              <w:rPr>
                <w:rFonts w:ascii="Times New Roman" w:eastAsia="Calibri" w:hAnsi="Times New Roman" w:cs="Times New Roman"/>
                <w:bCs/>
                <w:iCs/>
                <w:color w:val="000000"/>
                <w:sz w:val="24"/>
                <w:szCs w:val="24"/>
              </w:rPr>
              <w:t>.</w:t>
            </w:r>
            <w:r w:rsidRPr="00063126">
              <w:rPr>
                <w:rFonts w:ascii="Times New Roman" w:eastAsia="Calibri" w:hAnsi="Times New Roman" w:cs="Times New Roman"/>
                <w:bCs/>
                <w:iCs/>
                <w:color w:val="000000"/>
                <w:sz w:val="24"/>
                <w:szCs w:val="24"/>
              </w:rPr>
              <w:fldChar w:fldCharType="begin"/>
            </w:r>
            <w:r w:rsidRPr="00063126">
              <w:rPr>
                <w:rFonts w:ascii="Times New Roman" w:eastAsia="Calibri" w:hAnsi="Times New Roman" w:cs="Times New Roman"/>
                <w:bCs/>
                <w:iCs/>
                <w:color w:val="000000"/>
                <w:sz w:val="24"/>
                <w:szCs w:val="24"/>
              </w:rPr>
              <w:instrText xml:space="preserve"> SEQ Equation \* ARABIC \s 1 </w:instrText>
            </w:r>
            <w:r w:rsidRPr="00063126">
              <w:rPr>
                <w:rFonts w:ascii="Times New Roman" w:eastAsia="Calibri" w:hAnsi="Times New Roman" w:cs="Times New Roman"/>
                <w:bCs/>
                <w:iCs/>
                <w:color w:val="000000"/>
                <w:sz w:val="24"/>
                <w:szCs w:val="24"/>
              </w:rPr>
              <w:fldChar w:fldCharType="separate"/>
            </w:r>
            <w:r w:rsidRPr="00063126">
              <w:rPr>
                <w:rFonts w:ascii="Times New Roman" w:eastAsia="Calibri" w:hAnsi="Times New Roman" w:cs="Times New Roman"/>
                <w:bCs/>
                <w:iCs/>
                <w:noProof/>
                <w:color w:val="000000"/>
                <w:sz w:val="24"/>
                <w:szCs w:val="24"/>
              </w:rPr>
              <w:t>4</w:t>
            </w:r>
            <w:r w:rsidRPr="00063126">
              <w:rPr>
                <w:rFonts w:ascii="Times New Roman" w:eastAsia="Calibri" w:hAnsi="Times New Roman" w:cs="Times New Roman"/>
                <w:bCs/>
                <w:iCs/>
                <w:color w:val="000000"/>
                <w:sz w:val="24"/>
                <w:szCs w:val="24"/>
              </w:rPr>
              <w:fldChar w:fldCharType="end"/>
            </w:r>
            <w:r w:rsidRPr="00063126">
              <w:rPr>
                <w:rFonts w:ascii="Times New Roman" w:eastAsia="Calibri" w:hAnsi="Times New Roman" w:cs="Times New Roman"/>
                <w:bCs/>
                <w:iCs/>
                <w:color w:val="000000"/>
                <w:sz w:val="24"/>
                <w:szCs w:val="24"/>
              </w:rPr>
              <w:t>)</w:t>
            </w:r>
          </w:p>
        </w:tc>
      </w:tr>
      <w:tr w:rsidR="00063126" w:rsidRPr="00063126" w14:paraId="4BDE15AE" w14:textId="77777777" w:rsidTr="002D1A11">
        <w:tc>
          <w:tcPr>
            <w:tcW w:w="350" w:type="pct"/>
            <w:vAlign w:val="center"/>
          </w:tcPr>
          <w:p w14:paraId="34E278E0" w14:textId="77777777" w:rsidR="00063126" w:rsidRPr="00063126" w:rsidRDefault="00063126" w:rsidP="00063126">
            <w:pPr>
              <w:spacing w:line="480" w:lineRule="auto"/>
              <w:jc w:val="both"/>
              <w:rPr>
                <w:rFonts w:ascii="Times New Roman" w:eastAsia="Calibri" w:hAnsi="Times New Roman" w:cs="Times New Roman"/>
                <w:bCs/>
                <w:sz w:val="24"/>
                <w:szCs w:val="24"/>
              </w:rPr>
            </w:pPr>
          </w:p>
        </w:tc>
        <w:tc>
          <w:tcPr>
            <w:tcW w:w="4300" w:type="pct"/>
            <w:vAlign w:val="center"/>
          </w:tcPr>
          <w:p w14:paraId="6F4407A2" w14:textId="77777777" w:rsidR="00063126" w:rsidRPr="00063126" w:rsidRDefault="00063126" w:rsidP="00063126">
            <w:pPr>
              <w:spacing w:line="480" w:lineRule="auto"/>
              <w:jc w:val="both"/>
              <w:rPr>
                <w:rFonts w:ascii="Times New Roman" w:eastAsia="Calibri" w:hAnsi="Times New Roman" w:cs="Times New Roman"/>
                <w:bCs/>
                <w:sz w:val="24"/>
                <w:szCs w:val="24"/>
              </w:rPr>
            </w:pPr>
            <m:oMathPara>
              <m:oMath>
                <m:f>
                  <m:fPr>
                    <m:ctrlPr>
                      <w:rPr>
                        <w:rFonts w:ascii="Cambria Math" w:eastAsia="Calibri" w:hAnsi="Cambria Math" w:cs="Times New Roman"/>
                        <w:bCs/>
                        <w:sz w:val="24"/>
                        <w:szCs w:val="24"/>
                      </w:rPr>
                    </m:ctrlPr>
                  </m:fPr>
                  <m:num>
                    <m:r>
                      <w:rPr>
                        <w:rFonts w:ascii="Cambria Math" w:eastAsia="Calibri" w:hAnsi="Cambria Math" w:cs="Times New Roman"/>
                        <w:sz w:val="24"/>
                        <w:szCs w:val="24"/>
                      </w:rPr>
                      <m:t>dy</m:t>
                    </m:r>
                  </m:num>
                  <m:den>
                    <m:r>
                      <w:rPr>
                        <w:rFonts w:ascii="Cambria Math" w:eastAsia="Calibri" w:hAnsi="Cambria Math" w:cs="Times New Roman"/>
                        <w:sz w:val="24"/>
                        <w:szCs w:val="24"/>
                      </w:rPr>
                      <m:t>dt</m:t>
                    </m:r>
                  </m:den>
                </m:f>
                <m:r>
                  <m:rPr>
                    <m:sty m:val="p"/>
                  </m:rPr>
                  <w:rPr>
                    <w:rFonts w:ascii="Cambria Math" w:eastAsia="Calibri" w:hAnsi="Cambria Math" w:cs="Times New Roman"/>
                    <w:sz w:val="24"/>
                    <w:szCs w:val="24"/>
                  </w:rPr>
                  <m:t>=qx-ay</m:t>
                </m:r>
              </m:oMath>
            </m:oMathPara>
          </w:p>
        </w:tc>
        <w:tc>
          <w:tcPr>
            <w:tcW w:w="350" w:type="pct"/>
            <w:vAlign w:val="center"/>
          </w:tcPr>
          <w:p w14:paraId="1FE5BF06" w14:textId="77777777" w:rsidR="00063126" w:rsidRPr="00063126" w:rsidRDefault="00063126" w:rsidP="00063126">
            <w:pPr>
              <w:spacing w:after="200"/>
              <w:jc w:val="both"/>
              <w:rPr>
                <w:rFonts w:ascii="Times New Roman" w:eastAsia="Calibri" w:hAnsi="Times New Roman" w:cs="Times New Roman"/>
                <w:bCs/>
                <w:iCs/>
                <w:color w:val="000000"/>
                <w:sz w:val="24"/>
                <w:szCs w:val="24"/>
              </w:rPr>
            </w:pPr>
            <w:r w:rsidRPr="00063126">
              <w:rPr>
                <w:rFonts w:ascii="Times New Roman" w:eastAsia="Calibri" w:hAnsi="Times New Roman" w:cs="Times New Roman"/>
                <w:bCs/>
                <w:iCs/>
                <w:color w:val="000000"/>
                <w:sz w:val="24"/>
                <w:szCs w:val="24"/>
              </w:rPr>
              <w:t>(</w:t>
            </w:r>
            <w:r w:rsidRPr="00063126">
              <w:rPr>
                <w:rFonts w:ascii="Times New Roman" w:eastAsia="Calibri" w:hAnsi="Times New Roman" w:cs="Times New Roman"/>
                <w:bCs/>
                <w:iCs/>
                <w:color w:val="000000"/>
                <w:sz w:val="24"/>
                <w:szCs w:val="24"/>
              </w:rPr>
              <w:fldChar w:fldCharType="begin"/>
            </w:r>
            <w:r w:rsidRPr="00063126">
              <w:rPr>
                <w:rFonts w:ascii="Times New Roman" w:eastAsia="Calibri" w:hAnsi="Times New Roman" w:cs="Times New Roman"/>
                <w:bCs/>
                <w:iCs/>
                <w:color w:val="000000"/>
                <w:sz w:val="24"/>
                <w:szCs w:val="24"/>
              </w:rPr>
              <w:instrText xml:space="preserve"> STYLEREF 1 \s </w:instrText>
            </w:r>
            <w:r w:rsidRPr="00063126">
              <w:rPr>
                <w:rFonts w:ascii="Times New Roman" w:eastAsia="Calibri" w:hAnsi="Times New Roman" w:cs="Times New Roman"/>
                <w:bCs/>
                <w:iCs/>
                <w:color w:val="000000"/>
                <w:sz w:val="24"/>
                <w:szCs w:val="24"/>
              </w:rPr>
              <w:fldChar w:fldCharType="separate"/>
            </w:r>
            <w:r w:rsidRPr="00063126">
              <w:rPr>
                <w:rFonts w:ascii="Times New Roman" w:eastAsia="Calibri" w:hAnsi="Times New Roman" w:cs="Times New Roman"/>
                <w:bCs/>
                <w:iCs/>
                <w:noProof/>
                <w:color w:val="000000"/>
                <w:sz w:val="24"/>
                <w:szCs w:val="24"/>
              </w:rPr>
              <w:t>4</w:t>
            </w:r>
            <w:r w:rsidRPr="00063126">
              <w:rPr>
                <w:rFonts w:ascii="Times New Roman" w:eastAsia="Calibri" w:hAnsi="Times New Roman" w:cs="Times New Roman"/>
                <w:bCs/>
                <w:iCs/>
                <w:color w:val="000000"/>
                <w:sz w:val="24"/>
                <w:szCs w:val="24"/>
              </w:rPr>
              <w:fldChar w:fldCharType="end"/>
            </w:r>
            <w:r w:rsidRPr="00063126">
              <w:rPr>
                <w:rFonts w:ascii="Times New Roman" w:eastAsia="Calibri" w:hAnsi="Times New Roman" w:cs="Times New Roman"/>
                <w:bCs/>
                <w:iCs/>
                <w:color w:val="000000"/>
                <w:sz w:val="24"/>
                <w:szCs w:val="24"/>
              </w:rPr>
              <w:t>.</w:t>
            </w:r>
            <w:r w:rsidRPr="00063126">
              <w:rPr>
                <w:rFonts w:ascii="Times New Roman" w:eastAsia="Calibri" w:hAnsi="Times New Roman" w:cs="Times New Roman"/>
                <w:bCs/>
                <w:iCs/>
                <w:color w:val="000000"/>
                <w:sz w:val="24"/>
                <w:szCs w:val="24"/>
              </w:rPr>
              <w:fldChar w:fldCharType="begin"/>
            </w:r>
            <w:r w:rsidRPr="00063126">
              <w:rPr>
                <w:rFonts w:ascii="Times New Roman" w:eastAsia="Calibri" w:hAnsi="Times New Roman" w:cs="Times New Roman"/>
                <w:bCs/>
                <w:iCs/>
                <w:color w:val="000000"/>
                <w:sz w:val="24"/>
                <w:szCs w:val="24"/>
              </w:rPr>
              <w:instrText xml:space="preserve"> SEQ Equation \* ARABIC \s 1 </w:instrText>
            </w:r>
            <w:r w:rsidRPr="00063126">
              <w:rPr>
                <w:rFonts w:ascii="Times New Roman" w:eastAsia="Calibri" w:hAnsi="Times New Roman" w:cs="Times New Roman"/>
                <w:bCs/>
                <w:iCs/>
                <w:color w:val="000000"/>
                <w:sz w:val="24"/>
                <w:szCs w:val="24"/>
              </w:rPr>
              <w:fldChar w:fldCharType="separate"/>
            </w:r>
            <w:r w:rsidRPr="00063126">
              <w:rPr>
                <w:rFonts w:ascii="Times New Roman" w:eastAsia="Calibri" w:hAnsi="Times New Roman" w:cs="Times New Roman"/>
                <w:bCs/>
                <w:iCs/>
                <w:noProof/>
                <w:color w:val="000000"/>
                <w:sz w:val="24"/>
                <w:szCs w:val="24"/>
              </w:rPr>
              <w:t>5</w:t>
            </w:r>
            <w:r w:rsidRPr="00063126">
              <w:rPr>
                <w:rFonts w:ascii="Times New Roman" w:eastAsia="Calibri" w:hAnsi="Times New Roman" w:cs="Times New Roman"/>
                <w:bCs/>
                <w:iCs/>
                <w:color w:val="000000"/>
                <w:sz w:val="24"/>
                <w:szCs w:val="24"/>
              </w:rPr>
              <w:fldChar w:fldCharType="end"/>
            </w:r>
            <w:r w:rsidRPr="00063126">
              <w:rPr>
                <w:rFonts w:ascii="Times New Roman" w:eastAsia="Calibri" w:hAnsi="Times New Roman" w:cs="Times New Roman"/>
                <w:bCs/>
                <w:iCs/>
                <w:color w:val="000000"/>
                <w:sz w:val="24"/>
                <w:szCs w:val="24"/>
              </w:rPr>
              <w:t>)</w:t>
            </w:r>
          </w:p>
        </w:tc>
      </w:tr>
    </w:tbl>
    <w:p w14:paraId="21F29F83" w14:textId="77777777" w:rsidR="00063126" w:rsidRPr="00063126" w:rsidRDefault="00063126" w:rsidP="00063126">
      <w:pPr>
        <w:spacing w:after="0" w:line="480" w:lineRule="auto"/>
        <w:jc w:val="both"/>
        <w:rPr>
          <w:rFonts w:ascii="Times New Roman" w:eastAsia="Calibri" w:hAnsi="Times New Roman" w:cs="Times New Roman"/>
          <w:bCs/>
          <w:sz w:val="24"/>
          <w:szCs w:val="24"/>
        </w:rPr>
      </w:pPr>
      <w:r w:rsidRPr="00063126">
        <w:rPr>
          <w:rFonts w:ascii="Times New Roman" w:eastAsia="Calibri" w:hAnsi="Times New Roman" w:cs="Times New Roman"/>
          <w:bCs/>
          <w:sz w:val="24"/>
          <w:szCs w:val="24"/>
        </w:rPr>
        <w:t>The analytical solution for the equations is:</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9288"/>
        <w:gridCol w:w="756"/>
      </w:tblGrid>
      <w:tr w:rsidR="00063126" w:rsidRPr="00063126" w14:paraId="770B4707" w14:textId="77777777" w:rsidTr="002D1A11">
        <w:tc>
          <w:tcPr>
            <w:tcW w:w="350" w:type="pct"/>
            <w:vAlign w:val="center"/>
          </w:tcPr>
          <w:p w14:paraId="73DE1C42" w14:textId="77777777" w:rsidR="00063126" w:rsidRPr="00063126" w:rsidRDefault="00063126" w:rsidP="00063126">
            <w:pPr>
              <w:spacing w:line="480" w:lineRule="auto"/>
              <w:jc w:val="both"/>
              <w:rPr>
                <w:rFonts w:ascii="Times New Roman" w:eastAsia="Calibri" w:hAnsi="Times New Roman" w:cs="Times New Roman"/>
                <w:bCs/>
                <w:sz w:val="24"/>
                <w:szCs w:val="24"/>
              </w:rPr>
            </w:pPr>
          </w:p>
        </w:tc>
        <w:tc>
          <w:tcPr>
            <w:tcW w:w="4300" w:type="pct"/>
            <w:vAlign w:val="center"/>
          </w:tcPr>
          <w:p w14:paraId="2AEF0E9B" w14:textId="77777777" w:rsidR="00063126" w:rsidRPr="00063126" w:rsidRDefault="00063126" w:rsidP="00063126">
            <w:pPr>
              <w:spacing w:line="480" w:lineRule="auto"/>
              <w:jc w:val="both"/>
              <w:rPr>
                <w:rFonts w:ascii="Times New Roman" w:eastAsia="Calibri" w:hAnsi="Times New Roman" w:cs="Times New Roman"/>
                <w:bCs/>
                <w:sz w:val="24"/>
                <w:szCs w:val="24"/>
              </w:rPr>
            </w:pPr>
            <m:oMathPara>
              <m:oMath>
                <m:r>
                  <w:rPr>
                    <w:rFonts w:ascii="Cambria Math" w:eastAsia="Calibri" w:hAnsi="Cambria Math" w:cs="Times New Roman"/>
                    <w:sz w:val="24"/>
                    <w:szCs w:val="24"/>
                  </w:rPr>
                  <m:t>x(t;</m:t>
                </m:r>
                <m:sSub>
                  <m:sSubPr>
                    <m:ctrlPr>
                      <w:rPr>
                        <w:rFonts w:ascii="Cambria Math" w:eastAsia="Calibri" w:hAnsi="Cambria Math" w:cs="Times New Roman"/>
                        <w:bCs/>
                        <w:i/>
                        <w:sz w:val="24"/>
                        <w:szCs w:val="24"/>
                      </w:rPr>
                    </m:ctrlPr>
                  </m:sSubPr>
                  <m:e>
                    <m:r>
                      <w:rPr>
                        <w:rFonts w:ascii="Cambria Math" w:eastAsia="Calibri" w:hAnsi="Cambria Math" w:cs="Times New Roman"/>
                        <w:sz w:val="24"/>
                        <w:szCs w:val="24"/>
                      </w:rPr>
                      <m:t>x</m:t>
                    </m:r>
                  </m:e>
                  <m:sub>
                    <m:r>
                      <w:rPr>
                        <w:rFonts w:ascii="Cambria Math" w:eastAsia="Calibri" w:hAnsi="Cambria Math" w:cs="Times New Roman"/>
                        <w:sz w:val="24"/>
                        <w:szCs w:val="24"/>
                      </w:rPr>
                      <m:t>0</m:t>
                    </m:r>
                  </m:sub>
                </m:sSub>
                <m:r>
                  <m:rPr>
                    <m:sty m:val="p"/>
                  </m:rPr>
                  <w:rPr>
                    <w:rFonts w:ascii="Cambria Math" w:eastAsia="Calibri" w:hAnsi="Cambria Math" w:cs="Times New Roman"/>
                    <w:sz w:val="24"/>
                    <w:szCs w:val="24"/>
                  </w:rPr>
                  <m:t>,d,q,a)=</m:t>
                </m:r>
                <m:sSub>
                  <m:sSubPr>
                    <m:ctrlPr>
                      <w:rPr>
                        <w:rFonts w:ascii="Cambria Math" w:eastAsia="Calibri" w:hAnsi="Cambria Math" w:cs="Times New Roman"/>
                        <w:bCs/>
                        <w:sz w:val="24"/>
                        <w:szCs w:val="24"/>
                      </w:rPr>
                    </m:ctrlPr>
                  </m:sSubPr>
                  <m:e>
                    <m:r>
                      <m:rPr>
                        <m:sty m:val="p"/>
                      </m:rPr>
                      <w:rPr>
                        <w:rFonts w:ascii="Cambria Math" w:eastAsia="Calibri" w:hAnsi="Cambria Math" w:cs="Times New Roman"/>
                        <w:sz w:val="24"/>
                        <w:szCs w:val="24"/>
                      </w:rPr>
                      <m:t>x</m:t>
                    </m:r>
                  </m:e>
                  <m:sub>
                    <m:r>
                      <m:rPr>
                        <m:sty m:val="p"/>
                      </m:rPr>
                      <w:rPr>
                        <w:rFonts w:ascii="Cambria Math" w:eastAsia="Calibri" w:hAnsi="Cambria Math" w:cs="Times New Roman"/>
                        <w:sz w:val="24"/>
                        <w:szCs w:val="24"/>
                      </w:rPr>
                      <m:t>0</m:t>
                    </m:r>
                  </m:sub>
                </m:sSub>
                <m:sSup>
                  <m:sSupPr>
                    <m:ctrlPr>
                      <w:rPr>
                        <w:rFonts w:ascii="Cambria Math" w:eastAsia="Calibri" w:hAnsi="Cambria Math" w:cs="Times New Roman"/>
                        <w:bCs/>
                        <w:i/>
                        <w:sz w:val="24"/>
                        <w:szCs w:val="24"/>
                      </w:rPr>
                    </m:ctrlPr>
                  </m:sSupPr>
                  <m:e>
                    <m:r>
                      <w:rPr>
                        <w:rFonts w:ascii="Cambria Math" w:eastAsia="Calibri" w:hAnsi="Cambria Math" w:cs="Times New Roman"/>
                        <w:sz w:val="24"/>
                        <w:szCs w:val="24"/>
                      </w:rPr>
                      <m:t>e</m:t>
                    </m:r>
                  </m:e>
                  <m:sup>
                    <m:d>
                      <m:dPr>
                        <m:ctrlPr>
                          <w:rPr>
                            <w:rFonts w:ascii="Cambria Math" w:eastAsia="Calibri" w:hAnsi="Cambria Math" w:cs="Times New Roman"/>
                            <w:bCs/>
                            <w:i/>
                            <w:sz w:val="24"/>
                            <w:szCs w:val="24"/>
                          </w:rPr>
                        </m:ctrlPr>
                      </m:dPr>
                      <m:e>
                        <m:r>
                          <w:rPr>
                            <w:rFonts w:ascii="Cambria Math" w:eastAsia="Calibri" w:hAnsi="Cambria Math" w:cs="Times New Roman"/>
                            <w:sz w:val="24"/>
                            <w:szCs w:val="24"/>
                          </w:rPr>
                          <m:t>d-q-a</m:t>
                        </m:r>
                      </m:e>
                    </m:d>
                    <m:r>
                      <w:rPr>
                        <w:rFonts w:ascii="Cambria Math" w:eastAsia="Calibri" w:hAnsi="Cambria Math" w:cs="Times New Roman"/>
                        <w:sz w:val="24"/>
                        <w:szCs w:val="24"/>
                      </w:rPr>
                      <m:t>t</m:t>
                    </m:r>
                  </m:sup>
                </m:sSup>
              </m:oMath>
            </m:oMathPara>
          </w:p>
        </w:tc>
        <w:tc>
          <w:tcPr>
            <w:tcW w:w="350" w:type="pct"/>
            <w:vAlign w:val="center"/>
          </w:tcPr>
          <w:p w14:paraId="30102940" w14:textId="77777777" w:rsidR="00063126" w:rsidRPr="00063126" w:rsidRDefault="00063126" w:rsidP="00063126">
            <w:pPr>
              <w:spacing w:after="200"/>
              <w:jc w:val="both"/>
              <w:rPr>
                <w:rFonts w:ascii="Times New Roman" w:eastAsia="Calibri" w:hAnsi="Times New Roman" w:cs="Times New Roman"/>
                <w:bCs/>
                <w:iCs/>
                <w:color w:val="000000"/>
                <w:sz w:val="24"/>
                <w:szCs w:val="24"/>
              </w:rPr>
            </w:pPr>
            <w:r w:rsidRPr="00063126">
              <w:rPr>
                <w:rFonts w:ascii="Times New Roman" w:eastAsia="Calibri" w:hAnsi="Times New Roman" w:cs="Times New Roman"/>
                <w:bCs/>
                <w:iCs/>
                <w:color w:val="000000"/>
                <w:sz w:val="24"/>
                <w:szCs w:val="24"/>
              </w:rPr>
              <w:t>(</w:t>
            </w:r>
            <w:r w:rsidRPr="00063126">
              <w:rPr>
                <w:rFonts w:ascii="Times New Roman" w:eastAsia="Calibri" w:hAnsi="Times New Roman" w:cs="Times New Roman"/>
                <w:bCs/>
                <w:iCs/>
                <w:color w:val="000000"/>
                <w:sz w:val="24"/>
                <w:szCs w:val="24"/>
              </w:rPr>
              <w:fldChar w:fldCharType="begin"/>
            </w:r>
            <w:r w:rsidRPr="00063126">
              <w:rPr>
                <w:rFonts w:ascii="Times New Roman" w:eastAsia="Calibri" w:hAnsi="Times New Roman" w:cs="Times New Roman"/>
                <w:bCs/>
                <w:iCs/>
                <w:color w:val="000000"/>
                <w:sz w:val="24"/>
                <w:szCs w:val="24"/>
              </w:rPr>
              <w:instrText xml:space="preserve"> STYLEREF 1 \s </w:instrText>
            </w:r>
            <w:r w:rsidRPr="00063126">
              <w:rPr>
                <w:rFonts w:ascii="Times New Roman" w:eastAsia="Calibri" w:hAnsi="Times New Roman" w:cs="Times New Roman"/>
                <w:bCs/>
                <w:iCs/>
                <w:color w:val="000000"/>
                <w:sz w:val="24"/>
                <w:szCs w:val="24"/>
              </w:rPr>
              <w:fldChar w:fldCharType="separate"/>
            </w:r>
            <w:r w:rsidRPr="00063126">
              <w:rPr>
                <w:rFonts w:ascii="Times New Roman" w:eastAsia="Calibri" w:hAnsi="Times New Roman" w:cs="Times New Roman"/>
                <w:bCs/>
                <w:iCs/>
                <w:noProof/>
                <w:color w:val="000000"/>
                <w:sz w:val="24"/>
                <w:szCs w:val="24"/>
              </w:rPr>
              <w:t>4</w:t>
            </w:r>
            <w:r w:rsidRPr="00063126">
              <w:rPr>
                <w:rFonts w:ascii="Times New Roman" w:eastAsia="Calibri" w:hAnsi="Times New Roman" w:cs="Times New Roman"/>
                <w:bCs/>
                <w:iCs/>
                <w:color w:val="000000"/>
                <w:sz w:val="24"/>
                <w:szCs w:val="24"/>
              </w:rPr>
              <w:fldChar w:fldCharType="end"/>
            </w:r>
            <w:r w:rsidRPr="00063126">
              <w:rPr>
                <w:rFonts w:ascii="Times New Roman" w:eastAsia="Calibri" w:hAnsi="Times New Roman" w:cs="Times New Roman"/>
                <w:bCs/>
                <w:iCs/>
                <w:color w:val="000000"/>
                <w:sz w:val="24"/>
                <w:szCs w:val="24"/>
              </w:rPr>
              <w:t>.</w:t>
            </w:r>
            <w:r w:rsidRPr="00063126">
              <w:rPr>
                <w:rFonts w:ascii="Times New Roman" w:eastAsia="Calibri" w:hAnsi="Times New Roman" w:cs="Times New Roman"/>
                <w:bCs/>
                <w:iCs/>
                <w:color w:val="000000"/>
                <w:sz w:val="24"/>
                <w:szCs w:val="24"/>
              </w:rPr>
              <w:fldChar w:fldCharType="begin"/>
            </w:r>
            <w:r w:rsidRPr="00063126">
              <w:rPr>
                <w:rFonts w:ascii="Times New Roman" w:eastAsia="Calibri" w:hAnsi="Times New Roman" w:cs="Times New Roman"/>
                <w:bCs/>
                <w:iCs/>
                <w:color w:val="000000"/>
                <w:sz w:val="24"/>
                <w:szCs w:val="24"/>
              </w:rPr>
              <w:instrText xml:space="preserve"> SEQ Equation \* ARABIC \s 1 </w:instrText>
            </w:r>
            <w:r w:rsidRPr="00063126">
              <w:rPr>
                <w:rFonts w:ascii="Times New Roman" w:eastAsia="Calibri" w:hAnsi="Times New Roman" w:cs="Times New Roman"/>
                <w:bCs/>
                <w:iCs/>
                <w:color w:val="000000"/>
                <w:sz w:val="24"/>
                <w:szCs w:val="24"/>
              </w:rPr>
              <w:fldChar w:fldCharType="separate"/>
            </w:r>
            <w:r w:rsidRPr="00063126">
              <w:rPr>
                <w:rFonts w:ascii="Times New Roman" w:eastAsia="Calibri" w:hAnsi="Times New Roman" w:cs="Times New Roman"/>
                <w:bCs/>
                <w:iCs/>
                <w:noProof/>
                <w:color w:val="000000"/>
                <w:sz w:val="24"/>
                <w:szCs w:val="24"/>
              </w:rPr>
              <w:t>6</w:t>
            </w:r>
            <w:r w:rsidRPr="00063126">
              <w:rPr>
                <w:rFonts w:ascii="Times New Roman" w:eastAsia="Calibri" w:hAnsi="Times New Roman" w:cs="Times New Roman"/>
                <w:bCs/>
                <w:iCs/>
                <w:color w:val="000000"/>
                <w:sz w:val="24"/>
                <w:szCs w:val="24"/>
              </w:rPr>
              <w:fldChar w:fldCharType="end"/>
            </w:r>
            <w:r w:rsidRPr="00063126">
              <w:rPr>
                <w:rFonts w:ascii="Times New Roman" w:eastAsia="Calibri" w:hAnsi="Times New Roman" w:cs="Times New Roman"/>
                <w:bCs/>
                <w:iCs/>
                <w:color w:val="000000"/>
                <w:sz w:val="24"/>
                <w:szCs w:val="24"/>
              </w:rPr>
              <w:t>)</w:t>
            </w:r>
          </w:p>
        </w:tc>
      </w:tr>
      <w:tr w:rsidR="00063126" w:rsidRPr="00063126" w14:paraId="10962933" w14:textId="77777777" w:rsidTr="002D1A11">
        <w:tc>
          <w:tcPr>
            <w:tcW w:w="350" w:type="pct"/>
            <w:vAlign w:val="center"/>
          </w:tcPr>
          <w:p w14:paraId="06B0BC07" w14:textId="77777777" w:rsidR="00063126" w:rsidRPr="00063126" w:rsidRDefault="00063126" w:rsidP="00063126">
            <w:pPr>
              <w:spacing w:line="480" w:lineRule="auto"/>
              <w:jc w:val="both"/>
              <w:rPr>
                <w:rFonts w:ascii="Times New Roman" w:eastAsia="Calibri" w:hAnsi="Times New Roman" w:cs="Times New Roman"/>
                <w:bCs/>
                <w:sz w:val="24"/>
                <w:szCs w:val="24"/>
              </w:rPr>
            </w:pPr>
          </w:p>
        </w:tc>
        <w:tc>
          <w:tcPr>
            <w:tcW w:w="4300" w:type="pct"/>
            <w:vAlign w:val="center"/>
          </w:tcPr>
          <w:p w14:paraId="4529FBFC" w14:textId="77777777" w:rsidR="00063126" w:rsidRPr="00063126" w:rsidRDefault="00063126" w:rsidP="00063126">
            <w:pPr>
              <w:spacing w:line="480" w:lineRule="auto"/>
              <w:jc w:val="both"/>
              <w:rPr>
                <w:rFonts w:ascii="Times New Roman" w:eastAsia="Calibri" w:hAnsi="Times New Roman" w:cs="Times New Roman"/>
                <w:bCs/>
                <w:sz w:val="24"/>
                <w:szCs w:val="24"/>
              </w:rPr>
            </w:pPr>
            <m:oMathPara>
              <m:oMath>
                <m:r>
                  <w:rPr>
                    <w:rFonts w:ascii="Cambria Math" w:eastAsia="Calibri" w:hAnsi="Cambria Math" w:cs="Times New Roman"/>
                    <w:sz w:val="24"/>
                    <w:szCs w:val="24"/>
                  </w:rPr>
                  <m:t>y(t;</m:t>
                </m:r>
                <m:sSub>
                  <m:sSubPr>
                    <m:ctrlPr>
                      <w:rPr>
                        <w:rFonts w:ascii="Cambria Math" w:eastAsia="Calibri" w:hAnsi="Cambria Math" w:cs="Times New Roman"/>
                        <w:bCs/>
                        <w:i/>
                        <w:sz w:val="24"/>
                        <w:szCs w:val="24"/>
                      </w:rPr>
                    </m:ctrlPr>
                  </m:sSubPr>
                  <m:e>
                    <m:r>
                      <w:rPr>
                        <w:rFonts w:ascii="Cambria Math" w:eastAsia="Calibri" w:hAnsi="Cambria Math" w:cs="Times New Roman"/>
                        <w:sz w:val="24"/>
                        <w:szCs w:val="24"/>
                      </w:rPr>
                      <m:t>x</m:t>
                    </m:r>
                  </m:e>
                  <m:sub>
                    <m:r>
                      <w:rPr>
                        <w:rFonts w:ascii="Cambria Math" w:eastAsia="Calibri" w:hAnsi="Cambria Math" w:cs="Times New Roman"/>
                        <w:sz w:val="24"/>
                        <w:szCs w:val="24"/>
                      </w:rPr>
                      <m:t>0</m:t>
                    </m:r>
                  </m:sub>
                </m:sSub>
                <m:r>
                  <m:rPr>
                    <m:sty m:val="p"/>
                  </m:rPr>
                  <w:rPr>
                    <w:rFonts w:ascii="Cambria Math" w:eastAsia="Calibri" w:hAnsi="Cambria Math" w:cs="Times New Roman"/>
                    <w:sz w:val="24"/>
                    <w:szCs w:val="24"/>
                  </w:rPr>
                  <m:t>,</m:t>
                </m:r>
                <m:sSub>
                  <m:sSubPr>
                    <m:ctrlPr>
                      <w:rPr>
                        <w:rFonts w:ascii="Cambria Math" w:eastAsia="Calibri" w:hAnsi="Cambria Math" w:cs="Times New Roman"/>
                        <w:bCs/>
                        <w:sz w:val="24"/>
                        <w:szCs w:val="24"/>
                      </w:rPr>
                    </m:ctrlPr>
                  </m:sSubPr>
                  <m:e>
                    <m:r>
                      <m:rPr>
                        <m:sty m:val="p"/>
                      </m:rPr>
                      <w:rPr>
                        <w:rFonts w:ascii="Cambria Math" w:eastAsia="Calibri" w:hAnsi="Cambria Math" w:cs="Times New Roman"/>
                        <w:sz w:val="24"/>
                        <w:szCs w:val="24"/>
                      </w:rPr>
                      <m:t>y</m:t>
                    </m:r>
                  </m:e>
                  <m:sub>
                    <m:r>
                      <m:rPr>
                        <m:sty m:val="p"/>
                      </m:rPr>
                      <w:rPr>
                        <w:rFonts w:ascii="Cambria Math" w:eastAsia="Calibri" w:hAnsi="Cambria Math" w:cs="Times New Roman"/>
                        <w:sz w:val="24"/>
                        <w:szCs w:val="24"/>
                      </w:rPr>
                      <m:t>0</m:t>
                    </m:r>
                  </m:sub>
                </m:sSub>
                <m:r>
                  <m:rPr>
                    <m:sty m:val="p"/>
                  </m:rPr>
                  <w:rPr>
                    <w:rFonts w:ascii="Cambria Math" w:eastAsia="Calibri" w:hAnsi="Cambria Math" w:cs="Times New Roman"/>
                    <w:sz w:val="24"/>
                    <w:szCs w:val="24"/>
                  </w:rPr>
                  <m:t>,d,q,a)=</m:t>
                </m:r>
                <m:d>
                  <m:dPr>
                    <m:ctrlPr>
                      <w:rPr>
                        <w:rFonts w:ascii="Cambria Math" w:eastAsia="Calibri" w:hAnsi="Cambria Math" w:cs="Times New Roman"/>
                        <w:bCs/>
                        <w:sz w:val="24"/>
                        <w:szCs w:val="24"/>
                      </w:rPr>
                    </m:ctrlPr>
                  </m:dPr>
                  <m:e>
                    <m:sSub>
                      <m:sSubPr>
                        <m:ctrlPr>
                          <w:rPr>
                            <w:rFonts w:ascii="Cambria Math" w:eastAsia="Calibri" w:hAnsi="Cambria Math" w:cs="Times New Roman"/>
                            <w:bCs/>
                            <w:i/>
                            <w:sz w:val="24"/>
                            <w:szCs w:val="24"/>
                          </w:rPr>
                        </m:ctrlPr>
                      </m:sSubPr>
                      <m:e>
                        <m:r>
                          <w:rPr>
                            <w:rFonts w:ascii="Cambria Math" w:eastAsia="Calibri" w:hAnsi="Cambria Math" w:cs="Times New Roman"/>
                            <w:sz w:val="24"/>
                            <w:szCs w:val="24"/>
                          </w:rPr>
                          <m:t>y</m:t>
                        </m:r>
                      </m:e>
                      <m:sub>
                        <m:r>
                          <w:rPr>
                            <w:rFonts w:ascii="Cambria Math" w:eastAsia="Calibri" w:hAnsi="Cambria Math" w:cs="Times New Roman"/>
                            <w:sz w:val="24"/>
                            <w:szCs w:val="24"/>
                          </w:rPr>
                          <m:t>0</m:t>
                        </m:r>
                      </m:sub>
                    </m:sSub>
                    <m:r>
                      <w:rPr>
                        <w:rFonts w:ascii="Cambria Math" w:eastAsia="Calibri" w:hAnsi="Cambria Math" w:cs="Times New Roman"/>
                        <w:sz w:val="24"/>
                        <w:szCs w:val="24"/>
                      </w:rPr>
                      <m:t>+</m:t>
                    </m:r>
                    <m:sSub>
                      <m:sSubPr>
                        <m:ctrlPr>
                          <w:rPr>
                            <w:rFonts w:ascii="Cambria Math" w:eastAsia="Calibri" w:hAnsi="Cambria Math" w:cs="Times New Roman"/>
                            <w:bCs/>
                            <w:i/>
                            <w:sz w:val="24"/>
                            <w:szCs w:val="24"/>
                          </w:rPr>
                        </m:ctrlPr>
                      </m:sSubPr>
                      <m:e>
                        <m:r>
                          <w:rPr>
                            <w:rFonts w:ascii="Cambria Math" w:eastAsia="Calibri" w:hAnsi="Cambria Math" w:cs="Times New Roman"/>
                            <w:sz w:val="24"/>
                            <w:szCs w:val="24"/>
                          </w:rPr>
                          <m:t>x</m:t>
                        </m:r>
                      </m:e>
                      <m:sub>
                        <m:r>
                          <w:rPr>
                            <w:rFonts w:ascii="Cambria Math" w:eastAsia="Calibri" w:hAnsi="Cambria Math" w:cs="Times New Roman"/>
                            <w:sz w:val="24"/>
                            <w:szCs w:val="24"/>
                          </w:rPr>
                          <m:t>0</m:t>
                        </m:r>
                      </m:sub>
                    </m:sSub>
                    <m:f>
                      <m:fPr>
                        <m:ctrlPr>
                          <w:rPr>
                            <w:rFonts w:ascii="Cambria Math" w:eastAsia="Calibri" w:hAnsi="Cambria Math" w:cs="Times New Roman"/>
                            <w:bCs/>
                            <w:i/>
                            <w:sz w:val="24"/>
                            <w:szCs w:val="24"/>
                          </w:rPr>
                        </m:ctrlPr>
                      </m:fPr>
                      <m:num>
                        <m:r>
                          <w:rPr>
                            <w:rFonts w:ascii="Cambria Math" w:eastAsia="Calibri" w:hAnsi="Cambria Math" w:cs="Times New Roman"/>
                            <w:sz w:val="24"/>
                            <w:szCs w:val="24"/>
                          </w:rPr>
                          <m:t>q</m:t>
                        </m:r>
                      </m:num>
                      <m:den>
                        <m:r>
                          <w:rPr>
                            <w:rFonts w:ascii="Cambria Math" w:eastAsia="Calibri" w:hAnsi="Cambria Math" w:cs="Times New Roman"/>
                            <w:sz w:val="24"/>
                            <w:szCs w:val="24"/>
                          </w:rPr>
                          <m:t>d-q</m:t>
                        </m:r>
                      </m:den>
                    </m:f>
                    <m:d>
                      <m:dPr>
                        <m:ctrlPr>
                          <w:rPr>
                            <w:rFonts w:ascii="Cambria Math" w:eastAsia="Calibri" w:hAnsi="Cambria Math" w:cs="Times New Roman"/>
                            <w:bCs/>
                            <w:i/>
                            <w:sz w:val="24"/>
                            <w:szCs w:val="24"/>
                          </w:rPr>
                        </m:ctrlPr>
                      </m:dPr>
                      <m:e>
                        <m:sSup>
                          <m:sSupPr>
                            <m:ctrlPr>
                              <w:rPr>
                                <w:rFonts w:ascii="Cambria Math" w:eastAsia="Calibri" w:hAnsi="Cambria Math" w:cs="Times New Roman"/>
                                <w:bCs/>
                                <w:i/>
                                <w:sz w:val="24"/>
                                <w:szCs w:val="24"/>
                              </w:rPr>
                            </m:ctrlPr>
                          </m:sSupPr>
                          <m:e>
                            <m:r>
                              <w:rPr>
                                <w:rFonts w:ascii="Cambria Math" w:eastAsia="Calibri" w:hAnsi="Cambria Math" w:cs="Times New Roman"/>
                                <w:sz w:val="24"/>
                                <w:szCs w:val="24"/>
                              </w:rPr>
                              <m:t>e</m:t>
                            </m:r>
                          </m:e>
                          <m:sup>
                            <m:d>
                              <m:dPr>
                                <m:ctrlPr>
                                  <w:rPr>
                                    <w:rFonts w:ascii="Cambria Math" w:eastAsia="Calibri" w:hAnsi="Cambria Math" w:cs="Times New Roman"/>
                                    <w:bCs/>
                                    <w:i/>
                                    <w:sz w:val="24"/>
                                    <w:szCs w:val="24"/>
                                  </w:rPr>
                                </m:ctrlPr>
                              </m:dPr>
                              <m:e>
                                <m:r>
                                  <w:rPr>
                                    <w:rFonts w:ascii="Cambria Math" w:eastAsia="Calibri" w:hAnsi="Cambria Math" w:cs="Times New Roman"/>
                                    <w:sz w:val="24"/>
                                    <w:szCs w:val="24"/>
                                  </w:rPr>
                                  <m:t>d-q</m:t>
                                </m:r>
                              </m:e>
                            </m:d>
                            <m:r>
                              <w:rPr>
                                <w:rFonts w:ascii="Cambria Math" w:eastAsia="Calibri" w:hAnsi="Cambria Math" w:cs="Times New Roman"/>
                                <w:sz w:val="24"/>
                                <w:szCs w:val="24"/>
                              </w:rPr>
                              <m:t>t</m:t>
                            </m:r>
                          </m:sup>
                        </m:sSup>
                        <m:r>
                          <w:rPr>
                            <w:rFonts w:ascii="Cambria Math" w:eastAsia="Calibri" w:hAnsi="Cambria Math" w:cs="Times New Roman"/>
                            <w:sz w:val="24"/>
                            <w:szCs w:val="24"/>
                          </w:rPr>
                          <m:t>-1</m:t>
                        </m:r>
                      </m:e>
                    </m:d>
                  </m:e>
                </m:d>
                <m:sSup>
                  <m:sSupPr>
                    <m:ctrlPr>
                      <w:rPr>
                        <w:rFonts w:ascii="Cambria Math" w:eastAsia="Calibri" w:hAnsi="Cambria Math" w:cs="Times New Roman"/>
                        <w:bCs/>
                        <w:i/>
                        <w:sz w:val="24"/>
                        <w:szCs w:val="24"/>
                      </w:rPr>
                    </m:ctrlPr>
                  </m:sSupPr>
                  <m:e>
                    <m:r>
                      <w:rPr>
                        <w:rFonts w:ascii="Cambria Math" w:eastAsia="Calibri" w:hAnsi="Cambria Math" w:cs="Times New Roman"/>
                        <w:sz w:val="24"/>
                        <w:szCs w:val="24"/>
                      </w:rPr>
                      <m:t>e</m:t>
                    </m:r>
                  </m:e>
                  <m:sup>
                    <m:r>
                      <w:rPr>
                        <w:rFonts w:ascii="Cambria Math" w:eastAsia="Calibri" w:hAnsi="Cambria Math" w:cs="Times New Roman"/>
                        <w:sz w:val="24"/>
                        <w:szCs w:val="24"/>
                      </w:rPr>
                      <m:t>-at</m:t>
                    </m:r>
                  </m:sup>
                </m:sSup>
              </m:oMath>
            </m:oMathPara>
          </w:p>
        </w:tc>
        <w:tc>
          <w:tcPr>
            <w:tcW w:w="350" w:type="pct"/>
            <w:vAlign w:val="center"/>
          </w:tcPr>
          <w:p w14:paraId="76B4C929" w14:textId="77777777" w:rsidR="00063126" w:rsidRPr="00063126" w:rsidRDefault="00063126" w:rsidP="00063126">
            <w:pPr>
              <w:spacing w:after="200"/>
              <w:jc w:val="both"/>
              <w:rPr>
                <w:rFonts w:ascii="Times New Roman" w:eastAsia="Calibri" w:hAnsi="Times New Roman" w:cs="Times New Roman"/>
                <w:bCs/>
                <w:iCs/>
                <w:color w:val="000000"/>
                <w:sz w:val="24"/>
                <w:szCs w:val="24"/>
              </w:rPr>
            </w:pPr>
            <w:r w:rsidRPr="00063126">
              <w:rPr>
                <w:rFonts w:ascii="Times New Roman" w:eastAsia="Calibri" w:hAnsi="Times New Roman" w:cs="Times New Roman"/>
                <w:bCs/>
                <w:iCs/>
                <w:color w:val="000000"/>
                <w:sz w:val="24"/>
                <w:szCs w:val="24"/>
              </w:rPr>
              <w:t>(</w:t>
            </w:r>
            <w:r w:rsidRPr="00063126">
              <w:rPr>
                <w:rFonts w:ascii="Times New Roman" w:eastAsia="Calibri" w:hAnsi="Times New Roman" w:cs="Times New Roman"/>
                <w:bCs/>
                <w:iCs/>
                <w:color w:val="000000"/>
                <w:sz w:val="24"/>
                <w:szCs w:val="24"/>
              </w:rPr>
              <w:fldChar w:fldCharType="begin"/>
            </w:r>
            <w:r w:rsidRPr="00063126">
              <w:rPr>
                <w:rFonts w:ascii="Times New Roman" w:eastAsia="Calibri" w:hAnsi="Times New Roman" w:cs="Times New Roman"/>
                <w:bCs/>
                <w:iCs/>
                <w:color w:val="000000"/>
                <w:sz w:val="24"/>
                <w:szCs w:val="24"/>
              </w:rPr>
              <w:instrText xml:space="preserve"> STYLEREF 1 \s </w:instrText>
            </w:r>
            <w:r w:rsidRPr="00063126">
              <w:rPr>
                <w:rFonts w:ascii="Times New Roman" w:eastAsia="Calibri" w:hAnsi="Times New Roman" w:cs="Times New Roman"/>
                <w:bCs/>
                <w:iCs/>
                <w:color w:val="000000"/>
                <w:sz w:val="24"/>
                <w:szCs w:val="24"/>
              </w:rPr>
              <w:fldChar w:fldCharType="separate"/>
            </w:r>
            <w:r w:rsidRPr="00063126">
              <w:rPr>
                <w:rFonts w:ascii="Times New Roman" w:eastAsia="Calibri" w:hAnsi="Times New Roman" w:cs="Times New Roman"/>
                <w:bCs/>
                <w:iCs/>
                <w:noProof/>
                <w:color w:val="000000"/>
                <w:sz w:val="24"/>
                <w:szCs w:val="24"/>
              </w:rPr>
              <w:t>4</w:t>
            </w:r>
            <w:r w:rsidRPr="00063126">
              <w:rPr>
                <w:rFonts w:ascii="Times New Roman" w:eastAsia="Calibri" w:hAnsi="Times New Roman" w:cs="Times New Roman"/>
                <w:bCs/>
                <w:iCs/>
                <w:color w:val="000000"/>
                <w:sz w:val="24"/>
                <w:szCs w:val="24"/>
              </w:rPr>
              <w:fldChar w:fldCharType="end"/>
            </w:r>
            <w:r w:rsidRPr="00063126">
              <w:rPr>
                <w:rFonts w:ascii="Times New Roman" w:eastAsia="Calibri" w:hAnsi="Times New Roman" w:cs="Times New Roman"/>
                <w:bCs/>
                <w:iCs/>
                <w:color w:val="000000"/>
                <w:sz w:val="24"/>
                <w:szCs w:val="24"/>
              </w:rPr>
              <w:t>.</w:t>
            </w:r>
            <w:r w:rsidRPr="00063126">
              <w:rPr>
                <w:rFonts w:ascii="Times New Roman" w:eastAsia="Calibri" w:hAnsi="Times New Roman" w:cs="Times New Roman"/>
                <w:bCs/>
                <w:iCs/>
                <w:color w:val="000000"/>
                <w:sz w:val="24"/>
                <w:szCs w:val="24"/>
              </w:rPr>
              <w:fldChar w:fldCharType="begin"/>
            </w:r>
            <w:r w:rsidRPr="00063126">
              <w:rPr>
                <w:rFonts w:ascii="Times New Roman" w:eastAsia="Calibri" w:hAnsi="Times New Roman" w:cs="Times New Roman"/>
                <w:bCs/>
                <w:iCs/>
                <w:color w:val="000000"/>
                <w:sz w:val="24"/>
                <w:szCs w:val="24"/>
              </w:rPr>
              <w:instrText xml:space="preserve"> SEQ Equation \* ARABIC \s 1 </w:instrText>
            </w:r>
            <w:r w:rsidRPr="00063126">
              <w:rPr>
                <w:rFonts w:ascii="Times New Roman" w:eastAsia="Calibri" w:hAnsi="Times New Roman" w:cs="Times New Roman"/>
                <w:bCs/>
                <w:iCs/>
                <w:color w:val="000000"/>
                <w:sz w:val="24"/>
                <w:szCs w:val="24"/>
              </w:rPr>
              <w:fldChar w:fldCharType="separate"/>
            </w:r>
            <w:r w:rsidRPr="00063126">
              <w:rPr>
                <w:rFonts w:ascii="Times New Roman" w:eastAsia="Calibri" w:hAnsi="Times New Roman" w:cs="Times New Roman"/>
                <w:bCs/>
                <w:iCs/>
                <w:noProof/>
                <w:color w:val="000000"/>
                <w:sz w:val="24"/>
                <w:szCs w:val="24"/>
              </w:rPr>
              <w:t>7</w:t>
            </w:r>
            <w:r w:rsidRPr="00063126">
              <w:rPr>
                <w:rFonts w:ascii="Times New Roman" w:eastAsia="Calibri" w:hAnsi="Times New Roman" w:cs="Times New Roman"/>
                <w:bCs/>
                <w:iCs/>
                <w:color w:val="000000"/>
                <w:sz w:val="24"/>
                <w:szCs w:val="24"/>
              </w:rPr>
              <w:fldChar w:fldCharType="end"/>
            </w:r>
            <w:r w:rsidRPr="00063126">
              <w:rPr>
                <w:rFonts w:ascii="Times New Roman" w:eastAsia="Calibri" w:hAnsi="Times New Roman" w:cs="Times New Roman"/>
                <w:bCs/>
                <w:iCs/>
                <w:color w:val="000000"/>
                <w:sz w:val="24"/>
                <w:szCs w:val="24"/>
              </w:rPr>
              <w:t>)</w:t>
            </w:r>
          </w:p>
        </w:tc>
      </w:tr>
    </w:tbl>
    <w:p w14:paraId="6BB75461" w14:textId="77777777" w:rsidR="00063126" w:rsidRPr="00063126" w:rsidRDefault="00063126" w:rsidP="00063126">
      <w:pPr>
        <w:spacing w:after="0" w:line="480" w:lineRule="auto"/>
        <w:ind w:firstLine="360"/>
        <w:jc w:val="both"/>
        <w:rPr>
          <w:rFonts w:ascii="Times New Roman" w:eastAsia="Calibri" w:hAnsi="Times New Roman" w:cs="Times New Roman"/>
          <w:bCs/>
          <w:sz w:val="24"/>
          <w:szCs w:val="24"/>
        </w:rPr>
      </w:pPr>
      <w:r w:rsidRPr="00063126">
        <w:rPr>
          <w:rFonts w:ascii="Times New Roman" w:eastAsia="Calibri" w:hAnsi="Times New Roman" w:cs="Times New Roman"/>
          <w:bCs/>
          <w:sz w:val="24"/>
          <w:szCs w:val="24"/>
        </w:rPr>
        <w:t>If the division rate d is greater than the sum of the quiescence rate q and apoptotic rate a, then the system will approach exponential growth. Including a quiescent population allows for nonlinear proliferation curve.</w:t>
      </w:r>
    </w:p>
    <w:p w14:paraId="3EC4F5AD" w14:textId="77777777" w:rsidR="00063126" w:rsidRDefault="00063126" w:rsidP="005F5A8E">
      <w:pPr>
        <w:spacing w:after="0" w:line="480" w:lineRule="auto"/>
        <w:jc w:val="both"/>
        <w:rPr>
          <w:rFonts w:ascii="Times New Roman" w:hAnsi="Times New Roman" w:cs="Times New Roman"/>
          <w:sz w:val="24"/>
          <w:szCs w:val="24"/>
        </w:rPr>
      </w:pPr>
    </w:p>
    <w:p w14:paraId="51F4C8CB" w14:textId="77777777" w:rsidR="00B56371" w:rsidRDefault="00B56371">
      <w:pPr>
        <w:rPr>
          <w:rFonts w:ascii="Times New Roman" w:hAnsi="Times New Roman" w:cs="Times New Roman"/>
          <w:sz w:val="24"/>
          <w:szCs w:val="24"/>
        </w:rPr>
      </w:pPr>
      <w:r>
        <w:rPr>
          <w:rFonts w:ascii="Times New Roman" w:hAnsi="Times New Roman" w:cs="Times New Roman"/>
          <w:sz w:val="24"/>
          <w:szCs w:val="24"/>
        </w:rPr>
        <w:br w:type="page"/>
      </w:r>
    </w:p>
    <w:p w14:paraId="62283859" w14:textId="77777777" w:rsidR="007A66F8" w:rsidRDefault="007A66F8">
      <w:pPr>
        <w:rPr>
          <w:rFonts w:ascii="Times New Roman" w:hAnsi="Times New Roman" w:cs="Times New Roman"/>
          <w:b/>
          <w:bCs/>
          <w:noProof/>
          <w:sz w:val="24"/>
          <w:szCs w:val="24"/>
        </w:rPr>
      </w:pPr>
      <w:r>
        <w:rPr>
          <w:rFonts w:ascii="Times New Roman" w:hAnsi="Times New Roman" w:cs="Times New Roman"/>
          <w:b/>
          <w:bCs/>
          <w:noProof/>
          <w:sz w:val="24"/>
          <w:szCs w:val="24"/>
        </w:rPr>
        <w:lastRenderedPageBreak/>
        <w:t>Main Figures</w:t>
      </w:r>
    </w:p>
    <w:p w14:paraId="5D988277" w14:textId="33E9C6B3" w:rsidR="007A66F8" w:rsidRDefault="007A66F8">
      <w:pPr>
        <w:rPr>
          <w:rFonts w:ascii="Times New Roman" w:hAnsi="Times New Roman" w:cs="Times New Roman"/>
          <w:noProof/>
          <w:sz w:val="24"/>
          <w:szCs w:val="24"/>
        </w:rPr>
      </w:pPr>
      <w:r>
        <w:rPr>
          <w:rFonts w:ascii="Times New Roman" w:hAnsi="Times New Roman" w:cs="Times New Roman"/>
          <w:b/>
          <w:bCs/>
          <w:noProof/>
          <w:sz w:val="24"/>
          <w:szCs w:val="24"/>
        </w:rPr>
        <w:t xml:space="preserve">Figure 1: </w:t>
      </w:r>
      <w:r>
        <w:rPr>
          <w:rFonts w:ascii="Times New Roman" w:hAnsi="Times New Roman" w:cs="Times New Roman"/>
          <w:noProof/>
          <w:sz w:val="24"/>
          <w:szCs w:val="24"/>
        </w:rPr>
        <w:br w:type="page"/>
      </w:r>
    </w:p>
    <w:p w14:paraId="6CA720FD" w14:textId="57D2C87A" w:rsidR="00EF3658" w:rsidRDefault="00EF3658" w:rsidP="006F2580">
      <w:pPr>
        <w:suppressLineNumbers/>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657216" behindDoc="0" locked="0" layoutInCell="1" allowOverlap="1" wp14:anchorId="0EB0BCAD" wp14:editId="646FFDD6">
            <wp:simplePos x="0" y="0"/>
            <wp:positionH relativeFrom="margin">
              <wp:align>center</wp:align>
            </wp:positionH>
            <wp:positionV relativeFrom="paragraph">
              <wp:posOffset>208280</wp:posOffset>
            </wp:positionV>
            <wp:extent cx="5914964" cy="23241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64469"/>
                    <a:stretch/>
                  </pic:blipFill>
                  <pic:spPr bwMode="auto">
                    <a:xfrm>
                      <a:off x="0" y="0"/>
                      <a:ext cx="5914964" cy="2324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8ABB2" w14:textId="0D34741F" w:rsidR="002217F9" w:rsidRDefault="002217F9" w:rsidP="006F2580">
      <w:pPr>
        <w:suppressLineNumbers/>
        <w:spacing w:after="0" w:line="480" w:lineRule="auto"/>
        <w:jc w:val="both"/>
        <w:rPr>
          <w:rFonts w:ascii="Times New Roman" w:hAnsi="Times New Roman" w:cs="Times New Roman"/>
          <w:sz w:val="24"/>
          <w:szCs w:val="24"/>
        </w:rPr>
      </w:pPr>
    </w:p>
    <w:p w14:paraId="277C8CF9" w14:textId="0A7EAAE5" w:rsidR="006F2580" w:rsidRPr="006F2580" w:rsidRDefault="006F2580" w:rsidP="006F2580">
      <w:pPr>
        <w:suppressLineNumbers/>
        <w:rPr>
          <w:rFonts w:ascii="Times New Roman" w:hAnsi="Times New Roman" w:cs="Times New Roman"/>
          <w:sz w:val="24"/>
          <w:szCs w:val="24"/>
        </w:rPr>
      </w:pPr>
    </w:p>
    <w:p w14:paraId="529D125B" w14:textId="276F64C9" w:rsidR="006F2580" w:rsidRPr="006F2580" w:rsidRDefault="006F2580" w:rsidP="006F2580">
      <w:pPr>
        <w:suppressLineNumbers/>
        <w:rPr>
          <w:rFonts w:ascii="Times New Roman" w:hAnsi="Times New Roman" w:cs="Times New Roman"/>
          <w:sz w:val="24"/>
          <w:szCs w:val="24"/>
        </w:rPr>
      </w:pPr>
    </w:p>
    <w:p w14:paraId="245D7105" w14:textId="2A7111E7" w:rsidR="006F2580" w:rsidRPr="006F2580" w:rsidRDefault="006F2580" w:rsidP="006F2580">
      <w:pPr>
        <w:suppressLineNumbers/>
        <w:rPr>
          <w:rFonts w:ascii="Times New Roman" w:hAnsi="Times New Roman" w:cs="Times New Roman"/>
          <w:sz w:val="24"/>
          <w:szCs w:val="24"/>
        </w:rPr>
      </w:pPr>
    </w:p>
    <w:p w14:paraId="4BA5D791" w14:textId="30A1AA8E" w:rsidR="006F2580" w:rsidRPr="006F2580" w:rsidRDefault="006F2580" w:rsidP="006F2580">
      <w:pPr>
        <w:suppressLineNumbers/>
        <w:rPr>
          <w:rFonts w:ascii="Times New Roman" w:hAnsi="Times New Roman" w:cs="Times New Roman"/>
          <w:sz w:val="24"/>
          <w:szCs w:val="24"/>
        </w:rPr>
      </w:pPr>
    </w:p>
    <w:p w14:paraId="56AA6BD9" w14:textId="2B55DFE7" w:rsidR="006F2580" w:rsidRPr="006F2580" w:rsidRDefault="006F2580" w:rsidP="006F2580">
      <w:pPr>
        <w:suppressLineNumbers/>
        <w:rPr>
          <w:rFonts w:ascii="Times New Roman" w:hAnsi="Times New Roman" w:cs="Times New Roman"/>
          <w:sz w:val="24"/>
          <w:szCs w:val="24"/>
        </w:rPr>
      </w:pPr>
    </w:p>
    <w:p w14:paraId="6A5CAA65" w14:textId="571C5E7C" w:rsidR="006F2580" w:rsidRPr="006F2580" w:rsidRDefault="006F2580" w:rsidP="006F2580">
      <w:pPr>
        <w:suppressLineNumbers/>
        <w:rPr>
          <w:rFonts w:ascii="Times New Roman" w:hAnsi="Times New Roman" w:cs="Times New Roman"/>
          <w:sz w:val="24"/>
          <w:szCs w:val="24"/>
        </w:rPr>
      </w:pPr>
    </w:p>
    <w:p w14:paraId="5E6FF3A5" w14:textId="33063BEF" w:rsidR="006F2580" w:rsidRPr="006F2580" w:rsidRDefault="00EF3658" w:rsidP="006F2580">
      <w:pPr>
        <w:suppressLineNumbers/>
        <w:rPr>
          <w:rFonts w:ascii="Times New Roman" w:hAnsi="Times New Roman" w:cs="Times New Roman"/>
          <w:sz w:val="24"/>
          <w:szCs w:val="24"/>
        </w:rPr>
      </w:pPr>
      <w:r w:rsidRPr="00EF3658">
        <w:rPr>
          <w:rFonts w:ascii="Times New Roman" w:hAnsi="Times New Roman" w:cs="Times New Roman"/>
          <w:sz w:val="24"/>
          <w:szCs w:val="24"/>
        </w:rPr>
        <w:drawing>
          <wp:anchor distT="0" distB="0" distL="114300" distR="114300" simplePos="0" relativeHeight="251708416" behindDoc="0" locked="0" layoutInCell="1" allowOverlap="1" wp14:anchorId="1ABE0A85" wp14:editId="6010E822">
            <wp:simplePos x="0" y="0"/>
            <wp:positionH relativeFrom="margin">
              <wp:posOffset>730250</wp:posOffset>
            </wp:positionH>
            <wp:positionV relativeFrom="paragraph">
              <wp:posOffset>184480</wp:posOffset>
            </wp:positionV>
            <wp:extent cx="5248275" cy="172212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48275" cy="1722120"/>
                    </a:xfrm>
                    <a:prstGeom prst="rect">
                      <a:avLst/>
                    </a:prstGeom>
                  </pic:spPr>
                </pic:pic>
              </a:graphicData>
            </a:graphic>
            <wp14:sizeRelH relativeFrom="margin">
              <wp14:pctWidth>0</wp14:pctWidth>
            </wp14:sizeRelH>
            <wp14:sizeRelV relativeFrom="margin">
              <wp14:pctHeight>0</wp14:pctHeight>
            </wp14:sizeRelV>
          </wp:anchor>
        </w:drawing>
      </w:r>
    </w:p>
    <w:p w14:paraId="27AD6AA3" w14:textId="52C2877E" w:rsidR="006F2580" w:rsidRPr="006F2580" w:rsidRDefault="006F2580" w:rsidP="006F2580">
      <w:pPr>
        <w:suppressLineNumbers/>
        <w:rPr>
          <w:rFonts w:ascii="Times New Roman" w:hAnsi="Times New Roman" w:cs="Times New Roman"/>
          <w:sz w:val="24"/>
          <w:szCs w:val="24"/>
        </w:rPr>
      </w:pPr>
    </w:p>
    <w:p w14:paraId="40FEB8C1" w14:textId="55429160" w:rsidR="006F2580" w:rsidRPr="006F2580" w:rsidRDefault="006F2580" w:rsidP="006F2580">
      <w:pPr>
        <w:suppressLineNumbers/>
        <w:rPr>
          <w:rFonts w:ascii="Times New Roman" w:hAnsi="Times New Roman" w:cs="Times New Roman"/>
          <w:sz w:val="24"/>
          <w:szCs w:val="24"/>
        </w:rPr>
      </w:pPr>
    </w:p>
    <w:p w14:paraId="0AAEC89A" w14:textId="17365010" w:rsidR="006F2580" w:rsidRPr="006F2580" w:rsidRDefault="006F2580" w:rsidP="006F2580">
      <w:pPr>
        <w:suppressLineNumbers/>
        <w:rPr>
          <w:rFonts w:ascii="Times New Roman" w:hAnsi="Times New Roman" w:cs="Times New Roman"/>
          <w:sz w:val="24"/>
          <w:szCs w:val="24"/>
        </w:rPr>
      </w:pPr>
    </w:p>
    <w:p w14:paraId="69FF859F" w14:textId="6A9850C2" w:rsidR="006F2580" w:rsidRPr="006F2580" w:rsidRDefault="006F2580" w:rsidP="006F2580">
      <w:pPr>
        <w:suppressLineNumbers/>
        <w:rPr>
          <w:rFonts w:ascii="Times New Roman" w:hAnsi="Times New Roman" w:cs="Times New Roman"/>
          <w:sz w:val="24"/>
          <w:szCs w:val="24"/>
        </w:rPr>
      </w:pPr>
    </w:p>
    <w:p w14:paraId="0705BCCE" w14:textId="214A8871" w:rsidR="006F2580" w:rsidRPr="006F2580" w:rsidRDefault="006F2580" w:rsidP="006F2580">
      <w:pPr>
        <w:suppressLineNumbers/>
        <w:rPr>
          <w:rFonts w:ascii="Times New Roman" w:hAnsi="Times New Roman" w:cs="Times New Roman"/>
          <w:sz w:val="24"/>
          <w:szCs w:val="24"/>
        </w:rPr>
      </w:pPr>
    </w:p>
    <w:p w14:paraId="757AEE02" w14:textId="3849767E" w:rsidR="006F2580" w:rsidRPr="006F2580" w:rsidRDefault="006F2580" w:rsidP="006F2580">
      <w:pPr>
        <w:suppressLineNumbers/>
        <w:rPr>
          <w:rFonts w:ascii="Times New Roman" w:hAnsi="Times New Roman" w:cs="Times New Roman"/>
          <w:sz w:val="24"/>
          <w:szCs w:val="24"/>
        </w:rPr>
      </w:pPr>
    </w:p>
    <w:p w14:paraId="761874B5" w14:textId="2A71234E" w:rsidR="006F2580" w:rsidRPr="006F2580" w:rsidRDefault="00962CDD" w:rsidP="006F2580">
      <w:pPr>
        <w:suppressLineNumbers/>
        <w:rPr>
          <w:rFonts w:ascii="Times New Roman" w:hAnsi="Times New Roman" w:cs="Times New Roman"/>
          <w:sz w:val="24"/>
          <w:szCs w:val="24"/>
        </w:rPr>
      </w:pPr>
      <w:r w:rsidRPr="00342A2B">
        <w:rPr>
          <w:rFonts w:ascii="Times New Roman" w:hAnsi="Times New Roman" w:cs="Times New Roman"/>
          <w:sz w:val="24"/>
          <w:szCs w:val="24"/>
        </w:rPr>
        <w:drawing>
          <wp:anchor distT="0" distB="0" distL="114300" distR="114300" simplePos="0" relativeHeight="251713536" behindDoc="0" locked="0" layoutInCell="1" allowOverlap="1" wp14:anchorId="12BBF779" wp14:editId="0B50CD9D">
            <wp:simplePos x="0" y="0"/>
            <wp:positionH relativeFrom="margin">
              <wp:align>right</wp:align>
            </wp:positionH>
            <wp:positionV relativeFrom="paragraph">
              <wp:posOffset>210672</wp:posOffset>
            </wp:positionV>
            <wp:extent cx="2172970" cy="1557020"/>
            <wp:effectExtent l="0" t="0" r="0" b="5080"/>
            <wp:wrapSquare wrapText="bothSides"/>
            <wp:docPr id="8290" name="Picture 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172970" cy="1557020"/>
                    </a:xfrm>
                    <a:prstGeom prst="rect">
                      <a:avLst/>
                    </a:prstGeom>
                  </pic:spPr>
                </pic:pic>
              </a:graphicData>
            </a:graphic>
            <wp14:sizeRelH relativeFrom="margin">
              <wp14:pctWidth>0</wp14:pctWidth>
            </wp14:sizeRelH>
            <wp14:sizeRelV relativeFrom="margin">
              <wp14:pctHeight>0</wp14:pctHeight>
            </wp14:sizeRelV>
          </wp:anchor>
        </w:drawing>
      </w:r>
      <w:r w:rsidRPr="004626B5">
        <w:rPr>
          <w:rFonts w:ascii="Times New Roman" w:hAnsi="Times New Roman" w:cs="Times New Roman"/>
          <w:sz w:val="24"/>
          <w:szCs w:val="24"/>
        </w:rPr>
        <w:drawing>
          <wp:anchor distT="0" distB="0" distL="114300" distR="114300" simplePos="0" relativeHeight="251710464" behindDoc="0" locked="0" layoutInCell="1" allowOverlap="1" wp14:anchorId="4D82A43D" wp14:editId="505DDA46">
            <wp:simplePos x="0" y="0"/>
            <wp:positionH relativeFrom="margin">
              <wp:posOffset>2428091</wp:posOffset>
            </wp:positionH>
            <wp:positionV relativeFrom="paragraph">
              <wp:posOffset>94294</wp:posOffset>
            </wp:positionV>
            <wp:extent cx="2115185" cy="1745615"/>
            <wp:effectExtent l="0" t="0" r="0" b="6985"/>
            <wp:wrapSquare wrapText="bothSides"/>
            <wp:docPr id="8288" name="Picture 8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115185" cy="1745615"/>
                    </a:xfrm>
                    <a:prstGeom prst="rect">
                      <a:avLst/>
                    </a:prstGeom>
                  </pic:spPr>
                </pic:pic>
              </a:graphicData>
            </a:graphic>
            <wp14:sizeRelH relativeFrom="margin">
              <wp14:pctWidth>0</wp14:pctWidth>
            </wp14:sizeRelH>
            <wp14:sizeRelV relativeFrom="margin">
              <wp14:pctHeight>0</wp14:pctHeight>
            </wp14:sizeRelV>
          </wp:anchor>
        </w:drawing>
      </w:r>
      <w:r w:rsidRPr="0017736D">
        <w:rPr>
          <w:noProof/>
        </w:rPr>
        <w:drawing>
          <wp:anchor distT="0" distB="0" distL="114300" distR="114300" simplePos="0" relativeHeight="251712512" behindDoc="0" locked="0" layoutInCell="1" allowOverlap="1" wp14:anchorId="5F7D4921" wp14:editId="7939A718">
            <wp:simplePos x="0" y="0"/>
            <wp:positionH relativeFrom="margin">
              <wp:align>left</wp:align>
            </wp:positionH>
            <wp:positionV relativeFrom="paragraph">
              <wp:posOffset>13649</wp:posOffset>
            </wp:positionV>
            <wp:extent cx="2304415" cy="1994535"/>
            <wp:effectExtent l="0" t="0" r="635" b="5715"/>
            <wp:wrapSquare wrapText="bothSides"/>
            <wp:docPr id="8289" name="Picture 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04415" cy="1994535"/>
                    </a:xfrm>
                    <a:prstGeom prst="rect">
                      <a:avLst/>
                    </a:prstGeom>
                  </pic:spPr>
                </pic:pic>
              </a:graphicData>
            </a:graphic>
            <wp14:sizeRelH relativeFrom="margin">
              <wp14:pctWidth>0</wp14:pctWidth>
            </wp14:sizeRelH>
            <wp14:sizeRelV relativeFrom="margin">
              <wp14:pctHeight>0</wp14:pctHeight>
            </wp14:sizeRelV>
          </wp:anchor>
        </w:drawing>
      </w:r>
    </w:p>
    <w:p w14:paraId="3E0B18C9" w14:textId="5A1697D8" w:rsidR="006F2580" w:rsidRPr="006F2580" w:rsidRDefault="006F2580" w:rsidP="006F2580">
      <w:pPr>
        <w:suppressLineNumbers/>
        <w:rPr>
          <w:rFonts w:ascii="Times New Roman" w:hAnsi="Times New Roman" w:cs="Times New Roman"/>
          <w:sz w:val="24"/>
          <w:szCs w:val="24"/>
        </w:rPr>
      </w:pPr>
    </w:p>
    <w:p w14:paraId="2A835409" w14:textId="1D0DEFEC" w:rsidR="006F2580" w:rsidRPr="006F2580" w:rsidRDefault="00962CDD" w:rsidP="006F2580">
      <w:pPr>
        <w:suppressLineNumbers/>
        <w:rPr>
          <w:rFonts w:ascii="Times New Roman" w:hAnsi="Times New Roman" w:cs="Times New Roman"/>
          <w:sz w:val="24"/>
          <w:szCs w:val="24"/>
        </w:rPr>
      </w:pPr>
      <w:r w:rsidRPr="00962CDD">
        <w:rPr>
          <w:rFonts w:ascii="Times New Roman" w:hAnsi="Times New Roman" w:cs="Times New Roman"/>
          <w:sz w:val="24"/>
          <w:szCs w:val="24"/>
        </w:rPr>
        <w:drawing>
          <wp:anchor distT="0" distB="0" distL="114300" distR="114300" simplePos="0" relativeHeight="251716608" behindDoc="0" locked="0" layoutInCell="1" allowOverlap="1" wp14:anchorId="1A9422E4" wp14:editId="0BE819F6">
            <wp:simplePos x="0" y="0"/>
            <wp:positionH relativeFrom="margin">
              <wp:posOffset>3520440</wp:posOffset>
            </wp:positionH>
            <wp:positionV relativeFrom="paragraph">
              <wp:posOffset>243205</wp:posOffset>
            </wp:positionV>
            <wp:extent cx="2792095" cy="1697990"/>
            <wp:effectExtent l="0" t="0" r="8255" b="0"/>
            <wp:wrapSquare wrapText="bothSides"/>
            <wp:docPr id="8292" name="Picture 8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92095" cy="16979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715584" behindDoc="0" locked="0" layoutInCell="1" allowOverlap="1" wp14:anchorId="1C17293F" wp14:editId="3980712E">
            <wp:simplePos x="0" y="0"/>
            <wp:positionH relativeFrom="margin">
              <wp:posOffset>836271</wp:posOffset>
            </wp:positionH>
            <wp:positionV relativeFrom="paragraph">
              <wp:posOffset>61825</wp:posOffset>
            </wp:positionV>
            <wp:extent cx="2481943" cy="1899333"/>
            <wp:effectExtent l="0" t="0" r="0" b="0"/>
            <wp:wrapNone/>
            <wp:docPr id="8291" name="Picture 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66795" r="52012"/>
                    <a:stretch/>
                  </pic:blipFill>
                  <pic:spPr bwMode="auto">
                    <a:xfrm>
                      <a:off x="0" y="0"/>
                      <a:ext cx="2481943" cy="18993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4C089F" w14:textId="7EDA702A" w:rsidR="006F2580" w:rsidRPr="006F2580" w:rsidRDefault="006F2580" w:rsidP="006F2580">
      <w:pPr>
        <w:suppressLineNumbers/>
        <w:rPr>
          <w:rFonts w:ascii="Times New Roman" w:hAnsi="Times New Roman" w:cs="Times New Roman"/>
          <w:sz w:val="24"/>
          <w:szCs w:val="24"/>
        </w:rPr>
      </w:pPr>
    </w:p>
    <w:p w14:paraId="48307DA7" w14:textId="5E099572" w:rsidR="006F2580" w:rsidRPr="006F2580" w:rsidRDefault="006F2580" w:rsidP="006F2580">
      <w:pPr>
        <w:suppressLineNumbers/>
        <w:rPr>
          <w:rFonts w:ascii="Times New Roman" w:hAnsi="Times New Roman" w:cs="Times New Roman"/>
          <w:sz w:val="24"/>
          <w:szCs w:val="24"/>
        </w:rPr>
      </w:pPr>
    </w:p>
    <w:p w14:paraId="561E9F25" w14:textId="4B767932" w:rsidR="006F2580" w:rsidRPr="006F2580" w:rsidRDefault="006F2580" w:rsidP="006F2580">
      <w:pPr>
        <w:suppressLineNumbers/>
        <w:rPr>
          <w:rFonts w:ascii="Times New Roman" w:hAnsi="Times New Roman" w:cs="Times New Roman"/>
          <w:sz w:val="24"/>
          <w:szCs w:val="24"/>
        </w:rPr>
      </w:pPr>
    </w:p>
    <w:p w14:paraId="0890A88B" w14:textId="017CB3E8" w:rsidR="006F2580" w:rsidRPr="006F2580" w:rsidRDefault="006F2580" w:rsidP="006F2580">
      <w:pPr>
        <w:suppressLineNumbers/>
        <w:rPr>
          <w:rFonts w:ascii="Times New Roman" w:hAnsi="Times New Roman" w:cs="Times New Roman"/>
          <w:sz w:val="24"/>
          <w:szCs w:val="24"/>
        </w:rPr>
      </w:pPr>
    </w:p>
    <w:p w14:paraId="4FE33FA9" w14:textId="5936AA59" w:rsidR="006F2580" w:rsidRPr="006F2580" w:rsidRDefault="006F2580" w:rsidP="006F2580">
      <w:pPr>
        <w:suppressLineNumbers/>
        <w:rPr>
          <w:rFonts w:ascii="Times New Roman" w:hAnsi="Times New Roman" w:cs="Times New Roman"/>
          <w:sz w:val="24"/>
          <w:szCs w:val="24"/>
        </w:rPr>
      </w:pPr>
    </w:p>
    <w:p w14:paraId="23779520" w14:textId="5E8A7AC1" w:rsidR="006F2580" w:rsidRDefault="006F2580" w:rsidP="006F2580">
      <w:pPr>
        <w:suppressLineNumbers/>
        <w:rPr>
          <w:rFonts w:ascii="Times New Roman" w:hAnsi="Times New Roman" w:cs="Times New Roman"/>
          <w:sz w:val="24"/>
          <w:szCs w:val="24"/>
        </w:rPr>
      </w:pPr>
    </w:p>
    <w:p w14:paraId="586F7CFE" w14:textId="257679C6" w:rsidR="006F2580" w:rsidRDefault="006F2580" w:rsidP="006F2580">
      <w:pPr>
        <w:suppressLineNumbers/>
        <w:rPr>
          <w:rFonts w:ascii="Times New Roman" w:hAnsi="Times New Roman" w:cs="Times New Roman"/>
          <w:sz w:val="24"/>
          <w:szCs w:val="24"/>
        </w:rPr>
      </w:pPr>
    </w:p>
    <w:p w14:paraId="4F09F511" w14:textId="492CD521" w:rsidR="006F2580" w:rsidRDefault="00962CDD" w:rsidP="006F2580">
      <w:pPr>
        <w:suppressLineNumbers/>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7392" behindDoc="0" locked="0" layoutInCell="1" allowOverlap="1" wp14:anchorId="50D31DD0" wp14:editId="631EB777">
            <wp:simplePos x="0" y="0"/>
            <wp:positionH relativeFrom="margin">
              <wp:posOffset>592389</wp:posOffset>
            </wp:positionH>
            <wp:positionV relativeFrom="paragraph">
              <wp:posOffset>662049</wp:posOffset>
            </wp:positionV>
            <wp:extent cx="5914390" cy="42741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34657"/>
                    <a:stretch/>
                  </pic:blipFill>
                  <pic:spPr bwMode="auto">
                    <a:xfrm>
                      <a:off x="0" y="0"/>
                      <a:ext cx="5914390" cy="4274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F2580">
        <w:rPr>
          <w:rFonts w:ascii="Times New Roman" w:hAnsi="Times New Roman" w:cs="Times New Roman"/>
          <w:sz w:val="24"/>
          <w:szCs w:val="24"/>
        </w:rPr>
        <w:br w:type="page"/>
      </w:r>
    </w:p>
    <w:p w14:paraId="592FE3C7" w14:textId="060B5C24" w:rsidR="00EF3658" w:rsidRDefault="00EF3658">
      <w:pPr>
        <w:rPr>
          <w:rFonts w:ascii="Times New Roman" w:hAnsi="Times New Roman" w:cs="Times New Roman"/>
          <w:sz w:val="24"/>
          <w:szCs w:val="24"/>
        </w:rPr>
      </w:pPr>
    </w:p>
    <w:p w14:paraId="7A488D9F" w14:textId="2EFA738E" w:rsidR="006F2580" w:rsidRDefault="00DD70A4" w:rsidP="007D5578">
      <w:pPr>
        <w:suppressLineNumbers/>
        <w:ind w:firstLine="720"/>
        <w:rPr>
          <w:rFonts w:ascii="Times New Roman" w:hAnsi="Times New Roman" w:cs="Times New Roman"/>
          <w:sz w:val="24"/>
          <w:szCs w:val="24"/>
        </w:rPr>
      </w:pPr>
      <w:r w:rsidRPr="00DD70A4">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EB1BEDA" wp14:editId="715A8138">
                <wp:simplePos x="0" y="0"/>
                <wp:positionH relativeFrom="column">
                  <wp:posOffset>3762375</wp:posOffset>
                </wp:positionH>
                <wp:positionV relativeFrom="paragraph">
                  <wp:posOffset>472440</wp:posOffset>
                </wp:positionV>
                <wp:extent cx="296876" cy="276999"/>
                <wp:effectExtent l="0" t="0" r="0" b="0"/>
                <wp:wrapNone/>
                <wp:docPr id="34" name="TextBox 57"/>
                <wp:cNvGraphicFramePr/>
                <a:graphic xmlns:a="http://schemas.openxmlformats.org/drawingml/2006/main">
                  <a:graphicData uri="http://schemas.microsoft.com/office/word/2010/wordprocessingShape">
                    <wps:wsp>
                      <wps:cNvSpPr txBox="1"/>
                      <wps:spPr>
                        <a:xfrm>
                          <a:off x="0" y="0"/>
                          <a:ext cx="296876" cy="276999"/>
                        </a:xfrm>
                        <a:prstGeom prst="rect">
                          <a:avLst/>
                        </a:prstGeom>
                        <a:noFill/>
                      </wps:spPr>
                      <wps:txbx>
                        <w:txbxContent>
                          <w:p w14:paraId="6EE835BE" w14:textId="3BCF230E" w:rsidR="00302D6B" w:rsidRDefault="00302D6B" w:rsidP="00DD70A4">
                            <w:pPr>
                              <w:rPr>
                                <w:sz w:val="24"/>
                                <w:szCs w:val="24"/>
                              </w:rPr>
                            </w:pPr>
                            <w:r>
                              <w:rPr>
                                <w:rFonts w:hAnsi="Calibri"/>
                                <w:color w:val="000000" w:themeColor="text1"/>
                                <w:kern w:val="24"/>
                              </w:rPr>
                              <w:t>b.</w:t>
                            </w:r>
                          </w:p>
                        </w:txbxContent>
                      </wps:txbx>
                      <wps:bodyPr wrap="none" rtlCol="0">
                        <a:spAutoFit/>
                      </wps:bodyPr>
                    </wps:wsp>
                  </a:graphicData>
                </a:graphic>
              </wp:anchor>
            </w:drawing>
          </mc:Choice>
          <mc:Fallback>
            <w:pict>
              <v:shape w14:anchorId="2EB1BEDA" id="TextBox 57" o:spid="_x0000_s1028" type="#_x0000_t202" style="position:absolute;left:0;text-align:left;margin-left:296.25pt;margin-top:37.2pt;width:23.4pt;height:21.8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" filled="f" stroked="f">
                <v:textbox style="mso-fit-shape-to-text:t">
                  <w:txbxContent>
                    <w:p w14:paraId="6EE835BE" w14:textId="3BCF230E" w:rsidR="00302D6B" w:rsidRDefault="00302D6B" w:rsidP="00DD70A4">
                      <w:pPr>
                        <w:rPr>
                          <w:sz w:val="24"/>
                          <w:szCs w:val="24"/>
                        </w:rPr>
                      </w:pPr>
                      <w:r>
                        <w:rPr>
                          <w:rFonts w:hAnsi="Calibri"/>
                          <w:color w:val="000000" w:themeColor="text1"/>
                          <w:kern w:val="24"/>
                        </w:rPr>
                        <w:t>b.</w:t>
                      </w:r>
                    </w:p>
                  </w:txbxContent>
                </v:textbox>
              </v:shape>
            </w:pict>
          </mc:Fallback>
        </mc:AlternateContent>
      </w:r>
      <w:r w:rsidRPr="00DD70A4">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C2D1DCE" wp14:editId="381C394E">
                <wp:simplePos x="0" y="0"/>
                <wp:positionH relativeFrom="column">
                  <wp:posOffset>314325</wp:posOffset>
                </wp:positionH>
                <wp:positionV relativeFrom="paragraph">
                  <wp:posOffset>409575</wp:posOffset>
                </wp:positionV>
                <wp:extent cx="296876" cy="276999"/>
                <wp:effectExtent l="0" t="0" r="0" b="0"/>
                <wp:wrapNone/>
                <wp:docPr id="58" name="TextBox 57"/>
                <wp:cNvGraphicFramePr/>
                <a:graphic xmlns:a="http://schemas.openxmlformats.org/drawingml/2006/main">
                  <a:graphicData uri="http://schemas.microsoft.com/office/word/2010/wordprocessingShape">
                    <wps:wsp>
                      <wps:cNvSpPr txBox="1"/>
                      <wps:spPr>
                        <a:xfrm>
                          <a:off x="0" y="0"/>
                          <a:ext cx="296876" cy="276999"/>
                        </a:xfrm>
                        <a:prstGeom prst="rect">
                          <a:avLst/>
                        </a:prstGeom>
                        <a:noFill/>
                      </wps:spPr>
                      <wps:txbx>
                        <w:txbxContent>
                          <w:p w14:paraId="35E9CF78" w14:textId="77777777" w:rsidR="00302D6B" w:rsidRDefault="00302D6B" w:rsidP="00DD70A4">
                            <w:pPr>
                              <w:rPr>
                                <w:sz w:val="24"/>
                                <w:szCs w:val="24"/>
                              </w:rPr>
                            </w:pPr>
                            <w:r>
                              <w:rPr>
                                <w:rFonts w:hAnsi="Calibri"/>
                                <w:color w:val="000000" w:themeColor="text1"/>
                                <w:kern w:val="24"/>
                              </w:rPr>
                              <w:t>a.</w:t>
                            </w:r>
                          </w:p>
                        </w:txbxContent>
                      </wps:txbx>
                      <wps:bodyPr wrap="none" rtlCol="0">
                        <a:spAutoFit/>
                      </wps:bodyPr>
                    </wps:wsp>
                  </a:graphicData>
                </a:graphic>
              </wp:anchor>
            </w:drawing>
          </mc:Choice>
          <mc:Fallback>
            <w:pict>
              <v:shape w14:anchorId="6C2D1DCE" id="_x0000_s1029" type="#_x0000_t202" style="position:absolute;left:0;text-align:left;margin-left:24.75pt;margin-top:32.25pt;width:23.4pt;height:21.8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" filled="f" stroked="f">
                <v:textbox style="mso-fit-shape-to-text:t">
                  <w:txbxContent>
                    <w:p w14:paraId="35E9CF78" w14:textId="77777777" w:rsidR="00302D6B" w:rsidRDefault="00302D6B" w:rsidP="00DD70A4">
                      <w:pPr>
                        <w:rPr>
                          <w:sz w:val="24"/>
                          <w:szCs w:val="24"/>
                        </w:rPr>
                      </w:pPr>
                      <w:r>
                        <w:rPr>
                          <w:rFonts w:hAnsi="Calibri"/>
                          <w:color w:val="000000" w:themeColor="text1"/>
                          <w:kern w:val="24"/>
                        </w:rPr>
                        <w:t>a.</w:t>
                      </w:r>
                    </w:p>
                  </w:txbxContent>
                </v:textbox>
              </v:shape>
            </w:pict>
          </mc:Fallback>
        </mc:AlternateContent>
      </w:r>
      <w:r w:rsidRPr="00DD70A4">
        <w:rPr>
          <w:rFonts w:ascii="Times New Roman" w:hAnsi="Times New Roman" w:cs="Times New Roman"/>
          <w:noProof/>
          <w:sz w:val="24"/>
          <w:szCs w:val="24"/>
        </w:rPr>
        <mc:AlternateContent>
          <mc:Choice Requires="wpg">
            <w:drawing>
              <wp:anchor distT="0" distB="0" distL="114300" distR="114300" simplePos="0" relativeHeight="251663360" behindDoc="0" locked="0" layoutInCell="1" allowOverlap="1" wp14:anchorId="080A936A" wp14:editId="2DCF37D5">
                <wp:simplePos x="0" y="0"/>
                <wp:positionH relativeFrom="column">
                  <wp:posOffset>4114800</wp:posOffset>
                </wp:positionH>
                <wp:positionV relativeFrom="paragraph">
                  <wp:posOffset>676275</wp:posOffset>
                </wp:positionV>
                <wp:extent cx="1676400" cy="4356308"/>
                <wp:effectExtent l="0" t="0" r="0" b="0"/>
                <wp:wrapNone/>
                <wp:docPr id="54" name="Group 53"/>
                <wp:cNvGraphicFramePr/>
                <a:graphic xmlns:a="http://schemas.openxmlformats.org/drawingml/2006/main">
                  <a:graphicData uri="http://schemas.microsoft.com/office/word/2010/wordprocessingGroup">
                    <wpg:wgp>
                      <wpg:cNvGrpSpPr/>
                      <wpg:grpSpPr>
                        <a:xfrm>
                          <a:off x="0" y="0"/>
                          <a:ext cx="1676400" cy="4356308"/>
                          <a:chOff x="0" y="0"/>
                          <a:chExt cx="1552382" cy="4033413"/>
                        </a:xfrm>
                      </wpg:grpSpPr>
                      <pic:pic xmlns:pic="http://schemas.openxmlformats.org/drawingml/2006/picture">
                        <pic:nvPicPr>
                          <pic:cNvPr id="2" name="Picture 2"/>
                          <pic:cNvPicPr>
                            <a:picLocks noChangeAspect="1"/>
                          </pic:cNvPicPr>
                        </pic:nvPicPr>
                        <pic:blipFill rotWithShape="1">
                          <a:blip r:embed="rId25">
                            <a:extLst>
                              <a:ext uri="{28A0092B-C50C-407E-A947-70E740481C1C}">
                                <a14:useLocalDpi xmlns:a14="http://schemas.microsoft.com/office/drawing/2010/main" val="0"/>
                              </a:ext>
                            </a:extLst>
                          </a:blip>
                          <a:srcRect t="33662" b="37168"/>
                          <a:stretch/>
                        </pic:blipFill>
                        <pic:spPr>
                          <a:xfrm>
                            <a:off x="0" y="1128561"/>
                            <a:ext cx="1552381" cy="1405719"/>
                          </a:xfrm>
                          <a:prstGeom prst="rect">
                            <a:avLst/>
                          </a:prstGeom>
                        </pic:spPr>
                      </pic:pic>
                      <pic:pic xmlns:pic="http://schemas.openxmlformats.org/drawingml/2006/picture">
                        <pic:nvPicPr>
                          <pic:cNvPr id="3" name="Picture 3"/>
                          <pic:cNvPicPr>
                            <a:picLocks noChangeAspect="1"/>
                          </pic:cNvPicPr>
                        </pic:nvPicPr>
                        <pic:blipFill rotWithShape="1">
                          <a:blip r:embed="rId25">
                            <a:extLst>
                              <a:ext uri="{28A0092B-C50C-407E-A947-70E740481C1C}">
                                <a14:useLocalDpi xmlns:a14="http://schemas.microsoft.com/office/drawing/2010/main" val="0"/>
                              </a:ext>
                            </a:extLst>
                          </a:blip>
                          <a:srcRect t="66095" b="6434"/>
                          <a:stretch/>
                        </pic:blipFill>
                        <pic:spPr>
                          <a:xfrm>
                            <a:off x="0" y="2432553"/>
                            <a:ext cx="1552381" cy="1323833"/>
                          </a:xfrm>
                          <a:prstGeom prst="rect">
                            <a:avLst/>
                          </a:prstGeom>
                        </pic:spPr>
                      </pic:pic>
                      <wps:wsp>
                        <wps:cNvPr id="4" name="TextBox 5"/>
                        <wps:cNvSpPr txBox="1"/>
                        <wps:spPr>
                          <a:xfrm>
                            <a:off x="286297" y="3656223"/>
                            <a:ext cx="982345" cy="377190"/>
                          </a:xfrm>
                          <a:prstGeom prst="rect">
                            <a:avLst/>
                          </a:prstGeom>
                          <a:noFill/>
                        </wps:spPr>
                        <wps:txbx>
                          <w:txbxContent>
                            <w:p w14:paraId="516AFD01" w14:textId="77777777" w:rsidR="00302D6B" w:rsidRDefault="00302D6B" w:rsidP="00DD70A4">
                              <w:pPr>
                                <w:jc w:val="center"/>
                                <w:rPr>
                                  <w:sz w:val="24"/>
                                  <w:szCs w:val="24"/>
                                </w:rPr>
                              </w:pPr>
                              <w:r>
                                <w:rPr>
                                  <w:rFonts w:hAnsi="Calibri"/>
                                  <w:color w:val="000000" w:themeColor="text1"/>
                                  <w:kern w:val="24"/>
                                </w:rPr>
                                <w:t>Stiffness (kPa)</w:t>
                              </w:r>
                            </w:p>
                          </w:txbxContent>
                        </wps:txbx>
                        <wps:bodyPr wrap="square" rtlCol="0">
                          <a:noAutofit/>
                        </wps:bodyPr>
                      </wps:wsp>
                      <pic:pic xmlns:pic="http://schemas.openxmlformats.org/drawingml/2006/picture">
                        <pic:nvPicPr>
                          <pic:cNvPr id="5" name="Picture 5"/>
                          <pic:cNvPicPr>
                            <a:picLocks noChangeAspect="1"/>
                          </pic:cNvPicPr>
                        </pic:nvPicPr>
                        <pic:blipFill rotWithShape="1">
                          <a:blip r:embed="rId25">
                            <a:extLst>
                              <a:ext uri="{28A0092B-C50C-407E-A947-70E740481C1C}">
                                <a14:useLocalDpi xmlns:a14="http://schemas.microsoft.com/office/drawing/2010/main" val="0"/>
                              </a:ext>
                            </a:extLst>
                          </a:blip>
                          <a:srcRect t="4492" b="68604"/>
                          <a:stretch/>
                        </pic:blipFill>
                        <pic:spPr>
                          <a:xfrm>
                            <a:off x="1" y="0"/>
                            <a:ext cx="1552381" cy="129653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0A936A" id="Group 53" o:spid="_x0000_s1030" style="position:absolute;left:0;text-align:left;margin-left:324pt;margin-top:53.25pt;width:132pt;height:343pt;z-index:251663360;mso-width-relative:margin;mso-height-relative:margin" coordsize="15523,40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1" type="#_x0000_t75" style="position:absolute;top:11285;width:15523;height:14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">
                  <v:imagedata r:id="rId26" o:title="" croptop="22061f" cropbottom="24358f"/>
                </v:shape>
                <v:shape id="Picture 3" o:spid="_x0000_s1032" type="#_x0000_t75" style="position:absolute;top:24325;width:15523;height:1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">
                  <v:imagedata r:id="rId26" o:title="" croptop="43316f" cropbottom="4217f"/>
                </v:shape>
                <v:shape id="TextBox 5" o:spid="_x0000_s1033" type="#_x0000_t202" style="position:absolute;left:2862;top:36562;width:9824;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16AFD01" w14:textId="77777777" w:rsidR="00302D6B" w:rsidRDefault="00302D6B" w:rsidP="00DD70A4">
                        <w:pPr>
                          <w:jc w:val="center"/>
                          <w:rPr>
                            <w:sz w:val="24"/>
                            <w:szCs w:val="24"/>
                          </w:rPr>
                        </w:pPr>
                        <w:r>
                          <w:rPr>
                            <w:rFonts w:hAnsi="Calibri"/>
                            <w:color w:val="000000" w:themeColor="text1"/>
                            <w:kern w:val="24"/>
                          </w:rPr>
                          <w:t>Stiffness (kPa)</w:t>
                        </w:r>
                      </w:p>
                    </w:txbxContent>
                  </v:textbox>
                </v:shape>
                <v:shape id="Picture 5" o:spid="_x0000_s1034" type="#_x0000_t75" style="position:absolute;width:15523;height:12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">
                  <v:imagedata r:id="rId26" o:title="" croptop="2944f" cropbottom="44960f"/>
                </v:shape>
              </v:group>
            </w:pict>
          </mc:Fallback>
        </mc:AlternateContent>
      </w:r>
      <w:r>
        <w:rPr>
          <w:noProof/>
        </w:rPr>
        <w:drawing>
          <wp:anchor distT="0" distB="0" distL="114300" distR="114300" simplePos="0" relativeHeight="251661312" behindDoc="0" locked="0" layoutInCell="1" allowOverlap="1" wp14:anchorId="0BBC3325" wp14:editId="019DBFB3">
            <wp:simplePos x="0" y="0"/>
            <wp:positionH relativeFrom="margin">
              <wp:posOffset>523875</wp:posOffset>
            </wp:positionH>
            <wp:positionV relativeFrom="paragraph">
              <wp:posOffset>2828925</wp:posOffset>
            </wp:positionV>
            <wp:extent cx="2719070" cy="2110740"/>
            <wp:effectExtent l="0" t="0" r="5080" b="381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rotWithShape="1">
                    <a:blip r:embed="rId27" cstate="print">
                      <a:extLst>
                        <a:ext uri="{28A0092B-C50C-407E-A947-70E740481C1C}">
                          <a14:useLocalDpi xmlns:a14="http://schemas.microsoft.com/office/drawing/2010/main" val="0"/>
                        </a:ext>
                      </a:extLst>
                    </a:blip>
                    <a:srcRect l="51072"/>
                    <a:stretch/>
                  </pic:blipFill>
                  <pic:spPr bwMode="auto">
                    <a:xfrm>
                      <a:off x="0" y="0"/>
                      <a:ext cx="2719070" cy="2110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59264" behindDoc="0" locked="0" layoutInCell="1" allowOverlap="1" wp14:anchorId="035FF975" wp14:editId="1BCFD6EC">
            <wp:simplePos x="0" y="0"/>
            <wp:positionH relativeFrom="margin">
              <wp:posOffset>523875</wp:posOffset>
            </wp:positionH>
            <wp:positionV relativeFrom="paragraph">
              <wp:posOffset>466725</wp:posOffset>
            </wp:positionV>
            <wp:extent cx="2762250" cy="2110740"/>
            <wp:effectExtent l="0" t="0" r="0" b="381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rotWithShape="1">
                    <a:blip r:embed="rId27" cstate="print">
                      <a:extLst>
                        <a:ext uri="{28A0092B-C50C-407E-A947-70E740481C1C}">
                          <a14:useLocalDpi xmlns:a14="http://schemas.microsoft.com/office/drawing/2010/main" val="0"/>
                        </a:ext>
                      </a:extLst>
                    </a:blip>
                    <a:srcRect r="50299"/>
                    <a:stretch/>
                  </pic:blipFill>
                  <pic:spPr bwMode="auto">
                    <a:xfrm>
                      <a:off x="0" y="0"/>
                      <a:ext cx="2762250" cy="2110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079694C" w14:textId="5CC963CC" w:rsidR="00DD70A4" w:rsidRPr="00DD70A4" w:rsidRDefault="00DD70A4" w:rsidP="007D5578">
      <w:pPr>
        <w:suppressLineNumbers/>
        <w:rPr>
          <w:rFonts w:ascii="Times New Roman" w:hAnsi="Times New Roman" w:cs="Times New Roman"/>
          <w:sz w:val="24"/>
          <w:szCs w:val="24"/>
        </w:rPr>
      </w:pPr>
    </w:p>
    <w:p w14:paraId="3506651F" w14:textId="51623233" w:rsidR="00DD70A4" w:rsidRPr="00DD70A4" w:rsidRDefault="00DD70A4" w:rsidP="007D5578">
      <w:pPr>
        <w:suppressLineNumbers/>
        <w:rPr>
          <w:rFonts w:ascii="Times New Roman" w:hAnsi="Times New Roman" w:cs="Times New Roman"/>
          <w:sz w:val="24"/>
          <w:szCs w:val="24"/>
        </w:rPr>
      </w:pPr>
    </w:p>
    <w:p w14:paraId="3F2CA37F" w14:textId="2E89183A" w:rsidR="00DD70A4" w:rsidRPr="00DD70A4" w:rsidRDefault="00DD70A4" w:rsidP="007D5578">
      <w:pPr>
        <w:suppressLineNumbers/>
        <w:rPr>
          <w:rFonts w:ascii="Times New Roman" w:hAnsi="Times New Roman" w:cs="Times New Roman"/>
          <w:sz w:val="24"/>
          <w:szCs w:val="24"/>
        </w:rPr>
      </w:pPr>
    </w:p>
    <w:p w14:paraId="5C7341C9" w14:textId="4CAF9841" w:rsidR="00DD70A4" w:rsidRPr="00DD70A4" w:rsidRDefault="00DD70A4" w:rsidP="007D5578">
      <w:pPr>
        <w:suppressLineNumbers/>
        <w:rPr>
          <w:rFonts w:ascii="Times New Roman" w:hAnsi="Times New Roman" w:cs="Times New Roman"/>
          <w:sz w:val="24"/>
          <w:szCs w:val="24"/>
        </w:rPr>
      </w:pPr>
    </w:p>
    <w:p w14:paraId="0770E676" w14:textId="1145DF1D" w:rsidR="00DD70A4" w:rsidRPr="00DD70A4" w:rsidRDefault="00DD70A4" w:rsidP="007D5578">
      <w:pPr>
        <w:suppressLineNumbers/>
        <w:rPr>
          <w:rFonts w:ascii="Times New Roman" w:hAnsi="Times New Roman" w:cs="Times New Roman"/>
          <w:sz w:val="24"/>
          <w:szCs w:val="24"/>
        </w:rPr>
      </w:pPr>
    </w:p>
    <w:p w14:paraId="408D0F63" w14:textId="7E94171D" w:rsidR="00DD70A4" w:rsidRPr="00DD70A4" w:rsidRDefault="00DD70A4" w:rsidP="007D5578">
      <w:pPr>
        <w:suppressLineNumbers/>
        <w:rPr>
          <w:rFonts w:ascii="Times New Roman" w:hAnsi="Times New Roman" w:cs="Times New Roman"/>
          <w:sz w:val="24"/>
          <w:szCs w:val="24"/>
        </w:rPr>
      </w:pPr>
    </w:p>
    <w:p w14:paraId="12479EB0" w14:textId="609F6FD2" w:rsidR="00DD70A4" w:rsidRPr="00DD70A4" w:rsidRDefault="00DD70A4" w:rsidP="007D5578">
      <w:pPr>
        <w:suppressLineNumbers/>
        <w:rPr>
          <w:rFonts w:ascii="Times New Roman" w:hAnsi="Times New Roman" w:cs="Times New Roman"/>
          <w:sz w:val="24"/>
          <w:szCs w:val="24"/>
        </w:rPr>
      </w:pPr>
    </w:p>
    <w:p w14:paraId="5F91B9BB" w14:textId="748F3118" w:rsidR="00DD70A4" w:rsidRPr="00DD70A4" w:rsidRDefault="00DD70A4" w:rsidP="007D5578">
      <w:pPr>
        <w:suppressLineNumbers/>
        <w:rPr>
          <w:rFonts w:ascii="Times New Roman" w:hAnsi="Times New Roman" w:cs="Times New Roman"/>
          <w:sz w:val="24"/>
          <w:szCs w:val="24"/>
        </w:rPr>
      </w:pPr>
    </w:p>
    <w:p w14:paraId="345B50B8" w14:textId="2E346502" w:rsidR="00DD70A4" w:rsidRPr="00DD70A4" w:rsidRDefault="00DD70A4" w:rsidP="007D5578">
      <w:pPr>
        <w:suppressLineNumbers/>
        <w:rPr>
          <w:rFonts w:ascii="Times New Roman" w:hAnsi="Times New Roman" w:cs="Times New Roman"/>
          <w:sz w:val="24"/>
          <w:szCs w:val="24"/>
        </w:rPr>
      </w:pPr>
    </w:p>
    <w:p w14:paraId="2B13C01D" w14:textId="2FBDEFD4" w:rsidR="00DD70A4" w:rsidRPr="00DD70A4" w:rsidRDefault="00DD70A4" w:rsidP="007D5578">
      <w:pPr>
        <w:suppressLineNumbers/>
        <w:rPr>
          <w:rFonts w:ascii="Times New Roman" w:hAnsi="Times New Roman" w:cs="Times New Roman"/>
          <w:sz w:val="24"/>
          <w:szCs w:val="24"/>
        </w:rPr>
      </w:pPr>
    </w:p>
    <w:p w14:paraId="24A662F2" w14:textId="1E2EA9F8" w:rsidR="00DD70A4" w:rsidRPr="00DD70A4" w:rsidRDefault="00DD70A4" w:rsidP="007D5578">
      <w:pPr>
        <w:suppressLineNumbers/>
        <w:rPr>
          <w:rFonts w:ascii="Times New Roman" w:hAnsi="Times New Roman" w:cs="Times New Roman"/>
          <w:sz w:val="24"/>
          <w:szCs w:val="24"/>
        </w:rPr>
      </w:pPr>
    </w:p>
    <w:p w14:paraId="7F3B5094" w14:textId="218F3487" w:rsidR="00DD70A4" w:rsidRPr="00DD70A4" w:rsidRDefault="00DD70A4" w:rsidP="007D5578">
      <w:pPr>
        <w:suppressLineNumbers/>
        <w:rPr>
          <w:rFonts w:ascii="Times New Roman" w:hAnsi="Times New Roman" w:cs="Times New Roman"/>
          <w:sz w:val="24"/>
          <w:szCs w:val="24"/>
        </w:rPr>
      </w:pPr>
    </w:p>
    <w:p w14:paraId="0DDEF524" w14:textId="3D6F0E3D" w:rsidR="00DD70A4" w:rsidRPr="00DD70A4" w:rsidRDefault="00DD70A4" w:rsidP="007D5578">
      <w:pPr>
        <w:suppressLineNumbers/>
        <w:rPr>
          <w:rFonts w:ascii="Times New Roman" w:hAnsi="Times New Roman" w:cs="Times New Roman"/>
          <w:sz w:val="24"/>
          <w:szCs w:val="24"/>
        </w:rPr>
      </w:pPr>
    </w:p>
    <w:p w14:paraId="688221C9" w14:textId="6356FDE0" w:rsidR="00DD70A4" w:rsidRPr="00DD70A4" w:rsidRDefault="00DD70A4" w:rsidP="007D5578">
      <w:pPr>
        <w:suppressLineNumbers/>
        <w:rPr>
          <w:rFonts w:ascii="Times New Roman" w:hAnsi="Times New Roman" w:cs="Times New Roman"/>
          <w:sz w:val="24"/>
          <w:szCs w:val="24"/>
        </w:rPr>
      </w:pPr>
    </w:p>
    <w:p w14:paraId="1B565CC2" w14:textId="5B3144E8" w:rsidR="00DD70A4" w:rsidRPr="00DD70A4" w:rsidRDefault="00DD70A4" w:rsidP="007D5578">
      <w:pPr>
        <w:suppressLineNumbers/>
        <w:rPr>
          <w:rFonts w:ascii="Times New Roman" w:hAnsi="Times New Roman" w:cs="Times New Roman"/>
          <w:sz w:val="24"/>
          <w:szCs w:val="24"/>
        </w:rPr>
      </w:pPr>
    </w:p>
    <w:p w14:paraId="0C2D6E99" w14:textId="45F88FCA" w:rsidR="00DD70A4" w:rsidRPr="00DD70A4" w:rsidRDefault="00DD70A4" w:rsidP="007D5578">
      <w:pPr>
        <w:suppressLineNumbers/>
        <w:rPr>
          <w:rFonts w:ascii="Times New Roman" w:hAnsi="Times New Roman" w:cs="Times New Roman"/>
          <w:sz w:val="24"/>
          <w:szCs w:val="24"/>
        </w:rPr>
      </w:pPr>
    </w:p>
    <w:p w14:paraId="6BB118AA" w14:textId="040C1B43" w:rsidR="00DD70A4" w:rsidRDefault="00DD70A4" w:rsidP="007D5578">
      <w:pPr>
        <w:suppressLineNumbers/>
        <w:rPr>
          <w:rFonts w:ascii="Times New Roman" w:hAnsi="Times New Roman" w:cs="Times New Roman"/>
          <w:sz w:val="24"/>
          <w:szCs w:val="24"/>
        </w:rPr>
      </w:pPr>
    </w:p>
    <w:p w14:paraId="5F7E8339" w14:textId="137D1028" w:rsidR="00DD70A4" w:rsidRDefault="00DD70A4" w:rsidP="007D5578">
      <w:pPr>
        <w:suppressLineNumbers/>
        <w:rPr>
          <w:rFonts w:ascii="Times New Roman" w:hAnsi="Times New Roman" w:cs="Times New Roman"/>
          <w:sz w:val="24"/>
          <w:szCs w:val="24"/>
        </w:rPr>
      </w:pPr>
    </w:p>
    <w:p w14:paraId="3FE177F8" w14:textId="4B943A24" w:rsidR="00DD70A4" w:rsidRDefault="00DD70A4" w:rsidP="007D5578">
      <w:pPr>
        <w:suppressLineNumbers/>
        <w:rPr>
          <w:rFonts w:ascii="Times New Roman" w:hAnsi="Times New Roman" w:cs="Times New Roman"/>
          <w:sz w:val="24"/>
          <w:szCs w:val="24"/>
        </w:rPr>
      </w:pPr>
      <w:r>
        <w:rPr>
          <w:rFonts w:ascii="Times New Roman" w:hAnsi="Times New Roman" w:cs="Times New Roman"/>
          <w:sz w:val="24"/>
          <w:szCs w:val="24"/>
        </w:rPr>
        <w:br w:type="page"/>
      </w:r>
    </w:p>
    <w:p w14:paraId="10875F02" w14:textId="172D741A" w:rsidR="00DD70A4" w:rsidRDefault="007D5578" w:rsidP="007D5578">
      <w:pPr>
        <w:suppressLineNumbers/>
        <w:rPr>
          <w:rFonts w:ascii="Times New Roman" w:hAnsi="Times New Roman" w:cs="Times New Roman"/>
          <w:sz w:val="24"/>
          <w:szCs w:val="24"/>
        </w:rPr>
      </w:pPr>
      <w:r w:rsidRPr="00DD70A4">
        <w:rPr>
          <w:rFonts w:ascii="Times New Roman" w:hAnsi="Times New Roman" w:cs="Times New Roman"/>
          <w:noProof/>
          <w:sz w:val="24"/>
          <w:szCs w:val="24"/>
        </w:rPr>
        <w:lastRenderedPageBreak/>
        <mc:AlternateContent>
          <mc:Choice Requires="wps">
            <w:drawing>
              <wp:anchor distT="0" distB="0" distL="114300" distR="114300" simplePos="0" relativeHeight="251678720" behindDoc="0" locked="0" layoutInCell="1" allowOverlap="1" wp14:anchorId="0E6BCD79" wp14:editId="0F74EB9D">
                <wp:simplePos x="0" y="0"/>
                <wp:positionH relativeFrom="column">
                  <wp:posOffset>3248025</wp:posOffset>
                </wp:positionH>
                <wp:positionV relativeFrom="paragraph">
                  <wp:posOffset>5562600</wp:posOffset>
                </wp:positionV>
                <wp:extent cx="296876" cy="276999"/>
                <wp:effectExtent l="0" t="0" r="0" b="0"/>
                <wp:wrapNone/>
                <wp:docPr id="67" name="TextBox 57"/>
                <wp:cNvGraphicFramePr/>
                <a:graphic xmlns:a="http://schemas.openxmlformats.org/drawingml/2006/main">
                  <a:graphicData uri="http://schemas.microsoft.com/office/word/2010/wordprocessingShape">
                    <wps:wsp>
                      <wps:cNvSpPr txBox="1"/>
                      <wps:spPr>
                        <a:xfrm>
                          <a:off x="0" y="0"/>
                          <a:ext cx="296876" cy="276999"/>
                        </a:xfrm>
                        <a:prstGeom prst="rect">
                          <a:avLst/>
                        </a:prstGeom>
                        <a:noFill/>
                      </wps:spPr>
                      <wps:txbx>
                        <w:txbxContent>
                          <w:p w14:paraId="62BFE0F0" w14:textId="7DDEE9C1" w:rsidR="00302D6B" w:rsidRDefault="00302D6B" w:rsidP="007D5578">
                            <w:pPr>
                              <w:rPr>
                                <w:sz w:val="24"/>
                                <w:szCs w:val="24"/>
                              </w:rPr>
                            </w:pPr>
                            <w:r>
                              <w:rPr>
                                <w:rFonts w:hAnsi="Calibri"/>
                                <w:color w:val="000000" w:themeColor="text1"/>
                                <w:kern w:val="24"/>
                              </w:rPr>
                              <w:t>e.</w:t>
                            </w:r>
                          </w:p>
                        </w:txbxContent>
                      </wps:txbx>
                      <wps:bodyPr wrap="none" rtlCol="0">
                        <a:spAutoFit/>
                      </wps:bodyPr>
                    </wps:wsp>
                  </a:graphicData>
                </a:graphic>
              </wp:anchor>
            </w:drawing>
          </mc:Choice>
          <mc:Fallback>
            <w:pict>
              <v:shape w14:anchorId="0E6BCD79" id="_x0000_s1035" type="#_x0000_t202" style="position:absolute;margin-left:255.75pt;margin-top:438pt;width:23.4pt;height:21.8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" filled="f" stroked="f">
                <v:textbox style="mso-fit-shape-to-text:t">
                  <w:txbxContent>
                    <w:p w14:paraId="62BFE0F0" w14:textId="7DDEE9C1" w:rsidR="00302D6B" w:rsidRDefault="00302D6B" w:rsidP="007D5578">
                      <w:pPr>
                        <w:rPr>
                          <w:sz w:val="24"/>
                          <w:szCs w:val="24"/>
                        </w:rPr>
                      </w:pPr>
                      <w:r>
                        <w:rPr>
                          <w:rFonts w:hAnsi="Calibri"/>
                          <w:color w:val="000000" w:themeColor="text1"/>
                          <w:kern w:val="24"/>
                        </w:rPr>
                        <w:t>e.</w:t>
                      </w:r>
                    </w:p>
                  </w:txbxContent>
                </v:textbox>
              </v:shape>
            </w:pict>
          </mc:Fallback>
        </mc:AlternateContent>
      </w:r>
      <w:r w:rsidRPr="00DD70A4">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58F98C5C" wp14:editId="137F96C7">
                <wp:simplePos x="0" y="0"/>
                <wp:positionH relativeFrom="column">
                  <wp:posOffset>688340</wp:posOffset>
                </wp:positionH>
                <wp:positionV relativeFrom="paragraph">
                  <wp:posOffset>5524500</wp:posOffset>
                </wp:positionV>
                <wp:extent cx="296876" cy="276999"/>
                <wp:effectExtent l="0" t="0" r="0" b="0"/>
                <wp:wrapNone/>
                <wp:docPr id="66" name="TextBox 57"/>
                <wp:cNvGraphicFramePr/>
                <a:graphic xmlns:a="http://schemas.openxmlformats.org/drawingml/2006/main">
                  <a:graphicData uri="http://schemas.microsoft.com/office/word/2010/wordprocessingShape">
                    <wps:wsp>
                      <wps:cNvSpPr txBox="1"/>
                      <wps:spPr>
                        <a:xfrm>
                          <a:off x="0" y="0"/>
                          <a:ext cx="296876" cy="276999"/>
                        </a:xfrm>
                        <a:prstGeom prst="rect">
                          <a:avLst/>
                        </a:prstGeom>
                        <a:noFill/>
                      </wps:spPr>
                      <wps:txbx>
                        <w:txbxContent>
                          <w:p w14:paraId="54685071" w14:textId="3D681CBF" w:rsidR="00302D6B" w:rsidRDefault="00302D6B" w:rsidP="007D5578">
                            <w:pPr>
                              <w:rPr>
                                <w:sz w:val="24"/>
                                <w:szCs w:val="24"/>
                              </w:rPr>
                            </w:pPr>
                            <w:r>
                              <w:rPr>
                                <w:rFonts w:hAnsi="Calibri"/>
                                <w:color w:val="000000" w:themeColor="text1"/>
                                <w:kern w:val="24"/>
                              </w:rPr>
                              <w:t>d.</w:t>
                            </w:r>
                          </w:p>
                        </w:txbxContent>
                      </wps:txbx>
                      <wps:bodyPr wrap="none" rtlCol="0">
                        <a:spAutoFit/>
                      </wps:bodyPr>
                    </wps:wsp>
                  </a:graphicData>
                </a:graphic>
              </wp:anchor>
            </w:drawing>
          </mc:Choice>
          <mc:Fallback>
            <w:pict>
              <v:shape w14:anchorId="58F98C5C" id="_x0000_s1036" type="#_x0000_t202" style="position:absolute;margin-left:54.2pt;margin-top:435pt;width:23.4pt;height:21.8pt;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" filled="f" stroked="f">
                <v:textbox style="mso-fit-shape-to-text:t">
                  <w:txbxContent>
                    <w:p w14:paraId="54685071" w14:textId="3D681CBF" w:rsidR="00302D6B" w:rsidRDefault="00302D6B" w:rsidP="007D5578">
                      <w:pPr>
                        <w:rPr>
                          <w:sz w:val="24"/>
                          <w:szCs w:val="24"/>
                        </w:rPr>
                      </w:pPr>
                      <w:r>
                        <w:rPr>
                          <w:rFonts w:hAnsi="Calibri"/>
                          <w:color w:val="000000" w:themeColor="text1"/>
                          <w:kern w:val="24"/>
                        </w:rPr>
                        <w:t>d.</w:t>
                      </w:r>
                    </w:p>
                  </w:txbxContent>
                </v:textbox>
              </v:shape>
            </w:pict>
          </mc:Fallback>
        </mc:AlternateContent>
      </w:r>
      <w:r w:rsidRPr="00DD70A4">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2C403C43" wp14:editId="20C81CFC">
                <wp:simplePos x="0" y="0"/>
                <wp:positionH relativeFrom="column">
                  <wp:posOffset>3238500</wp:posOffset>
                </wp:positionH>
                <wp:positionV relativeFrom="paragraph">
                  <wp:posOffset>3571875</wp:posOffset>
                </wp:positionV>
                <wp:extent cx="296876" cy="276999"/>
                <wp:effectExtent l="0" t="0" r="0" b="0"/>
                <wp:wrapNone/>
                <wp:docPr id="65" name="TextBox 57"/>
                <wp:cNvGraphicFramePr/>
                <a:graphic xmlns:a="http://schemas.openxmlformats.org/drawingml/2006/main">
                  <a:graphicData uri="http://schemas.microsoft.com/office/word/2010/wordprocessingShape">
                    <wps:wsp>
                      <wps:cNvSpPr txBox="1"/>
                      <wps:spPr>
                        <a:xfrm>
                          <a:off x="0" y="0"/>
                          <a:ext cx="296876" cy="276999"/>
                        </a:xfrm>
                        <a:prstGeom prst="rect">
                          <a:avLst/>
                        </a:prstGeom>
                        <a:noFill/>
                      </wps:spPr>
                      <wps:txbx>
                        <w:txbxContent>
                          <w:p w14:paraId="011553C1" w14:textId="1733E4C8" w:rsidR="00302D6B" w:rsidRDefault="00302D6B" w:rsidP="007D5578">
                            <w:pPr>
                              <w:rPr>
                                <w:sz w:val="24"/>
                                <w:szCs w:val="24"/>
                              </w:rPr>
                            </w:pPr>
                            <w:r>
                              <w:rPr>
                                <w:rFonts w:hAnsi="Calibri"/>
                                <w:color w:val="000000" w:themeColor="text1"/>
                                <w:kern w:val="24"/>
                              </w:rPr>
                              <w:t>c.</w:t>
                            </w:r>
                          </w:p>
                        </w:txbxContent>
                      </wps:txbx>
                      <wps:bodyPr wrap="none" rtlCol="0">
                        <a:spAutoFit/>
                      </wps:bodyPr>
                    </wps:wsp>
                  </a:graphicData>
                </a:graphic>
              </wp:anchor>
            </w:drawing>
          </mc:Choice>
          <mc:Fallback>
            <w:pict>
              <v:shape w14:anchorId="2C403C43" id="_x0000_s1037" type="#_x0000_t202" style="position:absolute;margin-left:255pt;margin-top:281.25pt;width:23.4pt;height:21.8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" filled="f" stroked="f">
                <v:textbox style="mso-fit-shape-to-text:t">
                  <w:txbxContent>
                    <w:p w14:paraId="011553C1" w14:textId="1733E4C8" w:rsidR="00302D6B" w:rsidRDefault="00302D6B" w:rsidP="007D5578">
                      <w:pPr>
                        <w:rPr>
                          <w:sz w:val="24"/>
                          <w:szCs w:val="24"/>
                        </w:rPr>
                      </w:pPr>
                      <w:r>
                        <w:rPr>
                          <w:rFonts w:hAnsi="Calibri"/>
                          <w:color w:val="000000" w:themeColor="text1"/>
                          <w:kern w:val="24"/>
                        </w:rPr>
                        <w:t>c.</w:t>
                      </w:r>
                    </w:p>
                  </w:txbxContent>
                </v:textbox>
              </v:shape>
            </w:pict>
          </mc:Fallback>
        </mc:AlternateContent>
      </w:r>
      <w:r w:rsidRPr="00DD70A4">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E0F389B" wp14:editId="380CB2B9">
                <wp:simplePos x="0" y="0"/>
                <wp:positionH relativeFrom="column">
                  <wp:posOffset>704850</wp:posOffset>
                </wp:positionH>
                <wp:positionV relativeFrom="paragraph">
                  <wp:posOffset>3543300</wp:posOffset>
                </wp:positionV>
                <wp:extent cx="296876" cy="276999"/>
                <wp:effectExtent l="0" t="0" r="0" b="0"/>
                <wp:wrapNone/>
                <wp:docPr id="64" name="TextBox 57"/>
                <wp:cNvGraphicFramePr/>
                <a:graphic xmlns:a="http://schemas.openxmlformats.org/drawingml/2006/main">
                  <a:graphicData uri="http://schemas.microsoft.com/office/word/2010/wordprocessingShape">
                    <wps:wsp>
                      <wps:cNvSpPr txBox="1"/>
                      <wps:spPr>
                        <a:xfrm>
                          <a:off x="0" y="0"/>
                          <a:ext cx="296876" cy="276999"/>
                        </a:xfrm>
                        <a:prstGeom prst="rect">
                          <a:avLst/>
                        </a:prstGeom>
                        <a:noFill/>
                      </wps:spPr>
                      <wps:txbx>
                        <w:txbxContent>
                          <w:p w14:paraId="336CD86B" w14:textId="3D49B648" w:rsidR="00302D6B" w:rsidRDefault="00302D6B" w:rsidP="007D5578">
                            <w:pPr>
                              <w:rPr>
                                <w:sz w:val="24"/>
                                <w:szCs w:val="24"/>
                              </w:rPr>
                            </w:pPr>
                            <w:r>
                              <w:rPr>
                                <w:rFonts w:hAnsi="Calibri"/>
                                <w:color w:val="000000" w:themeColor="text1"/>
                                <w:kern w:val="24"/>
                              </w:rPr>
                              <w:t>b.</w:t>
                            </w:r>
                          </w:p>
                        </w:txbxContent>
                      </wps:txbx>
                      <wps:bodyPr wrap="none" rtlCol="0">
                        <a:spAutoFit/>
                      </wps:bodyPr>
                    </wps:wsp>
                  </a:graphicData>
                </a:graphic>
              </wp:anchor>
            </w:drawing>
          </mc:Choice>
          <mc:Fallback>
            <w:pict>
              <v:shape w14:anchorId="1E0F389B" id="_x0000_s1038" type="#_x0000_t202" style="position:absolute;margin-left:55.5pt;margin-top:279pt;width:23.4pt;height:21.8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" filled="f" stroked="f">
                <v:textbox style="mso-fit-shape-to-text:t">
                  <w:txbxContent>
                    <w:p w14:paraId="336CD86B" w14:textId="3D49B648" w:rsidR="00302D6B" w:rsidRDefault="00302D6B" w:rsidP="007D5578">
                      <w:pPr>
                        <w:rPr>
                          <w:sz w:val="24"/>
                          <w:szCs w:val="24"/>
                        </w:rPr>
                      </w:pPr>
                      <w:r>
                        <w:rPr>
                          <w:rFonts w:hAnsi="Calibri"/>
                          <w:color w:val="000000" w:themeColor="text1"/>
                          <w:kern w:val="24"/>
                        </w:rPr>
                        <w:t>b.</w:t>
                      </w:r>
                    </w:p>
                  </w:txbxContent>
                </v:textbox>
              </v:shape>
            </w:pict>
          </mc:Fallback>
        </mc:AlternateContent>
      </w:r>
      <w:r w:rsidRPr="00DD70A4">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57F44242" wp14:editId="5A3123C2">
                <wp:simplePos x="0" y="0"/>
                <wp:positionH relativeFrom="column">
                  <wp:posOffset>695325</wp:posOffset>
                </wp:positionH>
                <wp:positionV relativeFrom="paragraph">
                  <wp:posOffset>0</wp:posOffset>
                </wp:positionV>
                <wp:extent cx="296876" cy="276999"/>
                <wp:effectExtent l="0" t="0" r="0" b="0"/>
                <wp:wrapNone/>
                <wp:docPr id="63" name="TextBox 57"/>
                <wp:cNvGraphicFramePr/>
                <a:graphic xmlns:a="http://schemas.openxmlformats.org/drawingml/2006/main">
                  <a:graphicData uri="http://schemas.microsoft.com/office/word/2010/wordprocessingShape">
                    <wps:wsp>
                      <wps:cNvSpPr txBox="1"/>
                      <wps:spPr>
                        <a:xfrm>
                          <a:off x="0" y="0"/>
                          <a:ext cx="296876" cy="276999"/>
                        </a:xfrm>
                        <a:prstGeom prst="rect">
                          <a:avLst/>
                        </a:prstGeom>
                        <a:noFill/>
                      </wps:spPr>
                      <wps:txbx>
                        <w:txbxContent>
                          <w:p w14:paraId="715EE6AA" w14:textId="77777777" w:rsidR="00302D6B" w:rsidRDefault="00302D6B" w:rsidP="007D5578">
                            <w:pPr>
                              <w:rPr>
                                <w:sz w:val="24"/>
                                <w:szCs w:val="24"/>
                              </w:rPr>
                            </w:pPr>
                            <w:r>
                              <w:rPr>
                                <w:rFonts w:hAnsi="Calibri"/>
                                <w:color w:val="000000" w:themeColor="text1"/>
                                <w:kern w:val="24"/>
                              </w:rPr>
                              <w:t>a.</w:t>
                            </w:r>
                          </w:p>
                        </w:txbxContent>
                      </wps:txbx>
                      <wps:bodyPr wrap="none" rtlCol="0">
                        <a:spAutoFit/>
                      </wps:bodyPr>
                    </wps:wsp>
                  </a:graphicData>
                </a:graphic>
              </wp:anchor>
            </w:drawing>
          </mc:Choice>
          <mc:Fallback>
            <w:pict>
              <v:shape w14:anchorId="57F44242" id="_x0000_s1039" type="#_x0000_t202" style="position:absolute;margin-left:54.75pt;margin-top:0;width:23.4pt;height:21.8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" filled="f" stroked="f">
                <v:textbox style="mso-fit-shape-to-text:t">
                  <w:txbxContent>
                    <w:p w14:paraId="715EE6AA" w14:textId="77777777" w:rsidR="00302D6B" w:rsidRDefault="00302D6B" w:rsidP="007D5578">
                      <w:pPr>
                        <w:rPr>
                          <w:sz w:val="24"/>
                          <w:szCs w:val="24"/>
                        </w:rPr>
                      </w:pPr>
                      <w:r>
                        <w:rPr>
                          <w:rFonts w:hAnsi="Calibri"/>
                          <w:color w:val="000000" w:themeColor="text1"/>
                          <w:kern w:val="24"/>
                        </w:rPr>
                        <w:t>a.</w:t>
                      </w:r>
                    </w:p>
                  </w:txbxContent>
                </v:textbox>
              </v:shape>
            </w:pict>
          </mc:Fallback>
        </mc:AlternateContent>
      </w:r>
      <w:r w:rsidR="00DD70A4">
        <w:rPr>
          <w:rFonts w:ascii="Times New Roman" w:hAnsi="Times New Roman" w:cs="Times New Roman"/>
          <w:noProof/>
          <w:sz w:val="24"/>
          <w:szCs w:val="24"/>
        </w:rPr>
        <w:drawing>
          <wp:anchor distT="0" distB="0" distL="114300" distR="114300" simplePos="0" relativeHeight="251668480" behindDoc="0" locked="0" layoutInCell="1" allowOverlap="1" wp14:anchorId="1405251A" wp14:editId="2A35A2A5">
            <wp:simplePos x="0" y="0"/>
            <wp:positionH relativeFrom="margin">
              <wp:align>center</wp:align>
            </wp:positionH>
            <wp:positionV relativeFrom="paragraph">
              <wp:posOffset>0</wp:posOffset>
            </wp:positionV>
            <wp:extent cx="5410200" cy="7795769"/>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0200" cy="7795769"/>
                    </a:xfrm>
                    <a:prstGeom prst="rect">
                      <a:avLst/>
                    </a:prstGeom>
                    <a:noFill/>
                  </pic:spPr>
                </pic:pic>
              </a:graphicData>
            </a:graphic>
            <wp14:sizeRelH relativeFrom="page">
              <wp14:pctWidth>0</wp14:pctWidth>
            </wp14:sizeRelH>
            <wp14:sizeRelV relativeFrom="page">
              <wp14:pctHeight>0</wp14:pctHeight>
            </wp14:sizeRelV>
          </wp:anchor>
        </w:drawing>
      </w:r>
    </w:p>
    <w:p w14:paraId="45CBC41D" w14:textId="352F6EFE" w:rsidR="007D5578" w:rsidRPr="007D5578" w:rsidRDefault="007D5578" w:rsidP="007D5578">
      <w:pPr>
        <w:suppressLineNumbers/>
        <w:rPr>
          <w:rFonts w:ascii="Times New Roman" w:hAnsi="Times New Roman" w:cs="Times New Roman"/>
          <w:sz w:val="24"/>
          <w:szCs w:val="24"/>
        </w:rPr>
      </w:pPr>
    </w:p>
    <w:p w14:paraId="77C1D3AC" w14:textId="61E25FAC" w:rsidR="007D5578" w:rsidRPr="007D5578" w:rsidRDefault="007D5578" w:rsidP="007D5578">
      <w:pPr>
        <w:suppressLineNumbers/>
        <w:rPr>
          <w:rFonts w:ascii="Times New Roman" w:hAnsi="Times New Roman" w:cs="Times New Roman"/>
          <w:sz w:val="24"/>
          <w:szCs w:val="24"/>
        </w:rPr>
      </w:pPr>
    </w:p>
    <w:p w14:paraId="447D42CB" w14:textId="14784283" w:rsidR="007D5578" w:rsidRPr="007D5578" w:rsidRDefault="007D5578" w:rsidP="007D5578">
      <w:pPr>
        <w:suppressLineNumbers/>
        <w:rPr>
          <w:rFonts w:ascii="Times New Roman" w:hAnsi="Times New Roman" w:cs="Times New Roman"/>
          <w:sz w:val="24"/>
          <w:szCs w:val="24"/>
        </w:rPr>
      </w:pPr>
    </w:p>
    <w:p w14:paraId="649C4A1E" w14:textId="5AD45962" w:rsidR="007D5578" w:rsidRPr="007D5578" w:rsidRDefault="007D5578" w:rsidP="007D5578">
      <w:pPr>
        <w:suppressLineNumbers/>
        <w:rPr>
          <w:rFonts w:ascii="Times New Roman" w:hAnsi="Times New Roman" w:cs="Times New Roman"/>
          <w:sz w:val="24"/>
          <w:szCs w:val="24"/>
        </w:rPr>
      </w:pPr>
    </w:p>
    <w:p w14:paraId="1F75E171" w14:textId="0856618E" w:rsidR="007D5578" w:rsidRPr="007D5578" w:rsidRDefault="007D5578" w:rsidP="007D5578">
      <w:pPr>
        <w:suppressLineNumbers/>
        <w:rPr>
          <w:rFonts w:ascii="Times New Roman" w:hAnsi="Times New Roman" w:cs="Times New Roman"/>
          <w:sz w:val="24"/>
          <w:szCs w:val="24"/>
        </w:rPr>
      </w:pPr>
    </w:p>
    <w:p w14:paraId="74E92C38" w14:textId="305263EB" w:rsidR="007D5578" w:rsidRPr="007D5578" w:rsidRDefault="007D5578" w:rsidP="007D5578">
      <w:pPr>
        <w:suppressLineNumbers/>
        <w:rPr>
          <w:rFonts w:ascii="Times New Roman" w:hAnsi="Times New Roman" w:cs="Times New Roman"/>
          <w:sz w:val="24"/>
          <w:szCs w:val="24"/>
        </w:rPr>
      </w:pPr>
    </w:p>
    <w:p w14:paraId="63D006B6" w14:textId="3E9E53E0" w:rsidR="007D5578" w:rsidRPr="007D5578" w:rsidRDefault="007D5578" w:rsidP="007D5578">
      <w:pPr>
        <w:suppressLineNumbers/>
        <w:rPr>
          <w:rFonts w:ascii="Times New Roman" w:hAnsi="Times New Roman" w:cs="Times New Roman"/>
          <w:sz w:val="24"/>
          <w:szCs w:val="24"/>
        </w:rPr>
      </w:pPr>
    </w:p>
    <w:p w14:paraId="5B049775" w14:textId="5A335099" w:rsidR="007D5578" w:rsidRPr="007D5578" w:rsidRDefault="007D5578" w:rsidP="007D5578">
      <w:pPr>
        <w:suppressLineNumbers/>
        <w:rPr>
          <w:rFonts w:ascii="Times New Roman" w:hAnsi="Times New Roman" w:cs="Times New Roman"/>
          <w:sz w:val="24"/>
          <w:szCs w:val="24"/>
        </w:rPr>
      </w:pPr>
    </w:p>
    <w:p w14:paraId="7DA7E967" w14:textId="2DB1FCDF" w:rsidR="007D5578" w:rsidRPr="007D5578" w:rsidRDefault="007D5578" w:rsidP="007D5578">
      <w:pPr>
        <w:suppressLineNumbers/>
        <w:rPr>
          <w:rFonts w:ascii="Times New Roman" w:hAnsi="Times New Roman" w:cs="Times New Roman"/>
          <w:sz w:val="24"/>
          <w:szCs w:val="24"/>
        </w:rPr>
      </w:pPr>
    </w:p>
    <w:p w14:paraId="203EB295" w14:textId="2055C11E" w:rsidR="007D5578" w:rsidRPr="007D5578" w:rsidRDefault="007D5578" w:rsidP="007D5578">
      <w:pPr>
        <w:suppressLineNumbers/>
        <w:rPr>
          <w:rFonts w:ascii="Times New Roman" w:hAnsi="Times New Roman" w:cs="Times New Roman"/>
          <w:sz w:val="24"/>
          <w:szCs w:val="24"/>
        </w:rPr>
      </w:pPr>
    </w:p>
    <w:p w14:paraId="14DE5E37" w14:textId="31D10DF1" w:rsidR="007D5578" w:rsidRPr="007D5578" w:rsidRDefault="007D5578" w:rsidP="007D5578">
      <w:pPr>
        <w:suppressLineNumbers/>
        <w:rPr>
          <w:rFonts w:ascii="Times New Roman" w:hAnsi="Times New Roman" w:cs="Times New Roman"/>
          <w:sz w:val="24"/>
          <w:szCs w:val="24"/>
        </w:rPr>
      </w:pPr>
    </w:p>
    <w:p w14:paraId="3C10A59A" w14:textId="65ADD09F" w:rsidR="007D5578" w:rsidRPr="007D5578" w:rsidRDefault="007D5578" w:rsidP="007D5578">
      <w:pPr>
        <w:suppressLineNumbers/>
        <w:rPr>
          <w:rFonts w:ascii="Times New Roman" w:hAnsi="Times New Roman" w:cs="Times New Roman"/>
          <w:sz w:val="24"/>
          <w:szCs w:val="24"/>
        </w:rPr>
      </w:pPr>
    </w:p>
    <w:p w14:paraId="58294F22" w14:textId="43CDB05B" w:rsidR="007D5578" w:rsidRPr="007D5578" w:rsidRDefault="007D5578" w:rsidP="007D5578">
      <w:pPr>
        <w:suppressLineNumbers/>
        <w:rPr>
          <w:rFonts w:ascii="Times New Roman" w:hAnsi="Times New Roman" w:cs="Times New Roman"/>
          <w:sz w:val="24"/>
          <w:szCs w:val="24"/>
        </w:rPr>
      </w:pPr>
    </w:p>
    <w:p w14:paraId="44F36734" w14:textId="48CB0F0E" w:rsidR="007D5578" w:rsidRPr="007D5578" w:rsidRDefault="007D5578" w:rsidP="007D5578">
      <w:pPr>
        <w:suppressLineNumbers/>
        <w:rPr>
          <w:rFonts w:ascii="Times New Roman" w:hAnsi="Times New Roman" w:cs="Times New Roman"/>
          <w:sz w:val="24"/>
          <w:szCs w:val="24"/>
        </w:rPr>
      </w:pPr>
    </w:p>
    <w:p w14:paraId="310D6BC5" w14:textId="6AEC3CAE" w:rsidR="007D5578" w:rsidRPr="007D5578" w:rsidRDefault="007D5578" w:rsidP="007D5578">
      <w:pPr>
        <w:suppressLineNumbers/>
        <w:rPr>
          <w:rFonts w:ascii="Times New Roman" w:hAnsi="Times New Roman" w:cs="Times New Roman"/>
          <w:sz w:val="24"/>
          <w:szCs w:val="24"/>
        </w:rPr>
      </w:pPr>
    </w:p>
    <w:p w14:paraId="03E0D06E" w14:textId="62A8D11E" w:rsidR="007D5578" w:rsidRPr="007D5578" w:rsidRDefault="007D5578" w:rsidP="007D5578">
      <w:pPr>
        <w:suppressLineNumbers/>
        <w:rPr>
          <w:rFonts w:ascii="Times New Roman" w:hAnsi="Times New Roman" w:cs="Times New Roman"/>
          <w:sz w:val="24"/>
          <w:szCs w:val="24"/>
        </w:rPr>
      </w:pPr>
    </w:p>
    <w:p w14:paraId="016B5ED8" w14:textId="0F222A03" w:rsidR="007D5578" w:rsidRPr="007D5578" w:rsidRDefault="007D5578" w:rsidP="007D5578">
      <w:pPr>
        <w:suppressLineNumbers/>
        <w:rPr>
          <w:rFonts w:ascii="Times New Roman" w:hAnsi="Times New Roman" w:cs="Times New Roman"/>
          <w:sz w:val="24"/>
          <w:szCs w:val="24"/>
        </w:rPr>
      </w:pPr>
    </w:p>
    <w:p w14:paraId="2CB268A5" w14:textId="53653FB8" w:rsidR="007D5578" w:rsidRPr="007D5578" w:rsidRDefault="007D5578" w:rsidP="007D5578">
      <w:pPr>
        <w:suppressLineNumbers/>
        <w:rPr>
          <w:rFonts w:ascii="Times New Roman" w:hAnsi="Times New Roman" w:cs="Times New Roman"/>
          <w:sz w:val="24"/>
          <w:szCs w:val="24"/>
        </w:rPr>
      </w:pPr>
    </w:p>
    <w:p w14:paraId="6E4A59C2" w14:textId="35625CD1" w:rsidR="007D5578" w:rsidRPr="007D5578" w:rsidRDefault="007D5578" w:rsidP="007D5578">
      <w:pPr>
        <w:suppressLineNumbers/>
        <w:rPr>
          <w:rFonts w:ascii="Times New Roman" w:hAnsi="Times New Roman" w:cs="Times New Roman"/>
          <w:sz w:val="24"/>
          <w:szCs w:val="24"/>
        </w:rPr>
      </w:pPr>
    </w:p>
    <w:p w14:paraId="198F82CA" w14:textId="31993016" w:rsidR="007D5578" w:rsidRPr="007D5578" w:rsidRDefault="007D5578" w:rsidP="007D5578">
      <w:pPr>
        <w:suppressLineNumbers/>
        <w:rPr>
          <w:rFonts w:ascii="Times New Roman" w:hAnsi="Times New Roman" w:cs="Times New Roman"/>
          <w:sz w:val="24"/>
          <w:szCs w:val="24"/>
        </w:rPr>
      </w:pPr>
    </w:p>
    <w:p w14:paraId="5CD69861" w14:textId="2FA099A8" w:rsidR="007D5578" w:rsidRPr="007D5578" w:rsidRDefault="007D5578" w:rsidP="007D5578">
      <w:pPr>
        <w:suppressLineNumbers/>
        <w:rPr>
          <w:rFonts w:ascii="Times New Roman" w:hAnsi="Times New Roman" w:cs="Times New Roman"/>
          <w:sz w:val="24"/>
          <w:szCs w:val="24"/>
        </w:rPr>
      </w:pPr>
    </w:p>
    <w:p w14:paraId="3F338265" w14:textId="361E37A8" w:rsidR="007D5578" w:rsidRPr="007D5578" w:rsidRDefault="007D5578" w:rsidP="007D5578">
      <w:pPr>
        <w:suppressLineNumbers/>
        <w:rPr>
          <w:rFonts w:ascii="Times New Roman" w:hAnsi="Times New Roman" w:cs="Times New Roman"/>
          <w:sz w:val="24"/>
          <w:szCs w:val="24"/>
        </w:rPr>
      </w:pPr>
    </w:p>
    <w:p w14:paraId="4049EF23" w14:textId="6F67FA03" w:rsidR="007D5578" w:rsidRPr="007D5578" w:rsidRDefault="007D5578" w:rsidP="007D5578">
      <w:pPr>
        <w:suppressLineNumbers/>
        <w:rPr>
          <w:rFonts w:ascii="Times New Roman" w:hAnsi="Times New Roman" w:cs="Times New Roman"/>
          <w:sz w:val="24"/>
          <w:szCs w:val="24"/>
        </w:rPr>
      </w:pPr>
    </w:p>
    <w:p w14:paraId="02EF3F4D" w14:textId="2F5C2A57" w:rsidR="007D5578" w:rsidRPr="007D5578" w:rsidRDefault="007D5578" w:rsidP="007D5578">
      <w:pPr>
        <w:suppressLineNumbers/>
        <w:rPr>
          <w:rFonts w:ascii="Times New Roman" w:hAnsi="Times New Roman" w:cs="Times New Roman"/>
          <w:sz w:val="24"/>
          <w:szCs w:val="24"/>
        </w:rPr>
      </w:pPr>
    </w:p>
    <w:p w14:paraId="7DD11C61" w14:textId="5A3A9EBC" w:rsidR="007D5578" w:rsidRDefault="007D5578" w:rsidP="007D5578">
      <w:pPr>
        <w:suppressLineNumbers/>
        <w:rPr>
          <w:rFonts w:ascii="Times New Roman" w:hAnsi="Times New Roman" w:cs="Times New Roman"/>
          <w:sz w:val="24"/>
          <w:szCs w:val="24"/>
        </w:rPr>
      </w:pPr>
    </w:p>
    <w:p w14:paraId="15E888E9" w14:textId="14D91ABA" w:rsidR="007D5578" w:rsidRDefault="007D5578" w:rsidP="007D5578">
      <w:pPr>
        <w:suppressLineNumbers/>
        <w:rPr>
          <w:rFonts w:ascii="Times New Roman" w:hAnsi="Times New Roman" w:cs="Times New Roman"/>
          <w:sz w:val="24"/>
          <w:szCs w:val="24"/>
        </w:rPr>
      </w:pPr>
    </w:p>
    <w:p w14:paraId="67E3215E" w14:textId="691F63BC" w:rsidR="007D5578" w:rsidRDefault="007D5578" w:rsidP="007D5578">
      <w:pPr>
        <w:suppressLineNumbers/>
        <w:rPr>
          <w:rFonts w:ascii="Times New Roman" w:hAnsi="Times New Roman" w:cs="Times New Roman"/>
          <w:sz w:val="24"/>
          <w:szCs w:val="24"/>
        </w:rPr>
      </w:pPr>
      <w:r>
        <w:rPr>
          <w:rFonts w:ascii="Times New Roman" w:hAnsi="Times New Roman" w:cs="Times New Roman"/>
          <w:sz w:val="24"/>
          <w:szCs w:val="24"/>
        </w:rPr>
        <w:br w:type="page"/>
      </w:r>
    </w:p>
    <w:p w14:paraId="29BDAD13" w14:textId="77777777" w:rsidR="004626B5" w:rsidRDefault="004626B5" w:rsidP="00F01CD8">
      <w:pPr>
        <w:suppressLineNumbers/>
        <w:rPr>
          <w:rFonts w:ascii="Times New Roman" w:hAnsi="Times New Roman" w:cs="Times New Roman"/>
          <w:sz w:val="24"/>
          <w:szCs w:val="24"/>
        </w:rPr>
      </w:pPr>
    </w:p>
    <w:p w14:paraId="258FEDF7" w14:textId="70250859" w:rsidR="004626B5" w:rsidRDefault="004626B5">
      <w:pPr>
        <w:rPr>
          <w:rFonts w:ascii="Times New Roman" w:hAnsi="Times New Roman" w:cs="Times New Roman"/>
          <w:sz w:val="24"/>
          <w:szCs w:val="24"/>
        </w:rPr>
      </w:pPr>
      <w:r>
        <w:rPr>
          <w:rFonts w:ascii="Times New Roman" w:hAnsi="Times New Roman" w:cs="Times New Roman"/>
          <w:sz w:val="24"/>
          <w:szCs w:val="24"/>
        </w:rPr>
        <w:t xml:space="preserve">Figure 4. </w:t>
      </w:r>
      <w:proofErr w:type="spellStart"/>
      <w:r>
        <w:rPr>
          <w:rFonts w:ascii="Times New Roman" w:hAnsi="Times New Roman" w:cs="Times New Roman"/>
          <w:sz w:val="24"/>
          <w:szCs w:val="24"/>
        </w:rPr>
        <w:t>Jeremie’s</w:t>
      </w:r>
      <w:proofErr w:type="spellEnd"/>
      <w:r>
        <w:rPr>
          <w:rFonts w:ascii="Times New Roman" w:hAnsi="Times New Roman" w:cs="Times New Roman"/>
          <w:sz w:val="24"/>
          <w:szCs w:val="24"/>
        </w:rPr>
        <w:t xml:space="preserve"> parameters with</w:t>
      </w:r>
      <w:r w:rsidR="00342A2B">
        <w:rPr>
          <w:rFonts w:ascii="Times New Roman" w:hAnsi="Times New Roman" w:cs="Times New Roman"/>
          <w:sz w:val="24"/>
          <w:szCs w:val="24"/>
        </w:rPr>
        <w:t xml:space="preserve"> experimental comparison</w:t>
      </w:r>
      <w:r>
        <w:rPr>
          <w:rFonts w:ascii="Times New Roman" w:hAnsi="Times New Roman" w:cs="Times New Roman"/>
          <w:sz w:val="24"/>
          <w:szCs w:val="24"/>
        </w:rPr>
        <w:br w:type="page"/>
      </w:r>
    </w:p>
    <w:p w14:paraId="744221A0" w14:textId="6CA58944" w:rsidR="007D5578" w:rsidRDefault="000F698B" w:rsidP="00F01CD8">
      <w:pPr>
        <w:suppressLineNumbers/>
        <w:rPr>
          <w:rFonts w:ascii="Times New Roman" w:hAnsi="Times New Roman" w:cs="Times New Roman"/>
          <w:sz w:val="24"/>
          <w:szCs w:val="24"/>
        </w:rPr>
      </w:pPr>
      <w:r w:rsidRPr="00DD70A4">
        <w:rPr>
          <w:rFonts w:ascii="Times New Roman" w:hAnsi="Times New Roman" w:cs="Times New Roman"/>
          <w:noProof/>
          <w:sz w:val="24"/>
          <w:szCs w:val="24"/>
        </w:rPr>
        <w:lastRenderedPageBreak/>
        <mc:AlternateContent>
          <mc:Choice Requires="wps">
            <w:drawing>
              <wp:anchor distT="0" distB="0" distL="114300" distR="114300" simplePos="0" relativeHeight="251681792" behindDoc="0" locked="0" layoutInCell="1" allowOverlap="1" wp14:anchorId="7B63DB30" wp14:editId="3CF65624">
                <wp:simplePos x="0" y="0"/>
                <wp:positionH relativeFrom="column">
                  <wp:posOffset>790575</wp:posOffset>
                </wp:positionH>
                <wp:positionV relativeFrom="paragraph">
                  <wp:posOffset>390525</wp:posOffset>
                </wp:positionV>
                <wp:extent cx="296876" cy="276999"/>
                <wp:effectExtent l="0" t="0" r="0" b="0"/>
                <wp:wrapNone/>
                <wp:docPr id="70" name="TextBox 57"/>
                <wp:cNvGraphicFramePr/>
                <a:graphic xmlns:a="http://schemas.openxmlformats.org/drawingml/2006/main">
                  <a:graphicData uri="http://schemas.microsoft.com/office/word/2010/wordprocessingShape">
                    <wps:wsp>
                      <wps:cNvSpPr txBox="1"/>
                      <wps:spPr>
                        <a:xfrm>
                          <a:off x="0" y="0"/>
                          <a:ext cx="296876" cy="276999"/>
                        </a:xfrm>
                        <a:prstGeom prst="rect">
                          <a:avLst/>
                        </a:prstGeom>
                        <a:noFill/>
                      </wps:spPr>
                      <wps:txbx>
                        <w:txbxContent>
                          <w:p w14:paraId="5B53068D" w14:textId="77777777" w:rsidR="00302D6B" w:rsidRDefault="00302D6B" w:rsidP="000F698B">
                            <w:pPr>
                              <w:rPr>
                                <w:sz w:val="24"/>
                                <w:szCs w:val="24"/>
                              </w:rPr>
                            </w:pPr>
                            <w:r>
                              <w:rPr>
                                <w:rFonts w:hAnsi="Calibri"/>
                                <w:color w:val="000000" w:themeColor="text1"/>
                                <w:kern w:val="24"/>
                              </w:rPr>
                              <w:t>a.</w:t>
                            </w:r>
                          </w:p>
                        </w:txbxContent>
                      </wps:txbx>
                      <wps:bodyPr wrap="none" rtlCol="0">
                        <a:spAutoFit/>
                      </wps:bodyPr>
                    </wps:wsp>
                  </a:graphicData>
                </a:graphic>
              </wp:anchor>
            </w:drawing>
          </mc:Choice>
          <mc:Fallback>
            <w:pict>
              <v:shape w14:anchorId="7B63DB30" id="_x0000_s1040" type="#_x0000_t202" style="position:absolute;margin-left:62.25pt;margin-top:30.75pt;width:23.4pt;height:21.8pt;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" filled="f" stroked="f">
                <v:textbox style="mso-fit-shape-to-text:t">
                  <w:txbxContent>
                    <w:p w14:paraId="5B53068D" w14:textId="77777777" w:rsidR="00302D6B" w:rsidRDefault="00302D6B" w:rsidP="000F698B">
                      <w:pPr>
                        <w:rPr>
                          <w:sz w:val="24"/>
                          <w:szCs w:val="24"/>
                        </w:rPr>
                      </w:pPr>
                      <w:r>
                        <w:rPr>
                          <w:rFonts w:hAnsi="Calibri"/>
                          <w:color w:val="000000" w:themeColor="text1"/>
                          <w:kern w:val="24"/>
                        </w:rPr>
                        <w:t>a.</w:t>
                      </w:r>
                    </w:p>
                  </w:txbxContent>
                </v:textbox>
              </v:shape>
            </w:pict>
          </mc:Fallback>
        </mc:AlternateContent>
      </w:r>
    </w:p>
    <w:p w14:paraId="280BC520" w14:textId="5FE0E267" w:rsidR="000F698B" w:rsidRPr="000F698B" w:rsidRDefault="000F698B" w:rsidP="00F01CD8">
      <w:pPr>
        <w:suppressLineNumbers/>
        <w:rPr>
          <w:rFonts w:ascii="Times New Roman" w:hAnsi="Times New Roman" w:cs="Times New Roman"/>
          <w:sz w:val="24"/>
          <w:szCs w:val="24"/>
        </w:rPr>
      </w:pPr>
    </w:p>
    <w:p w14:paraId="4BC63D09" w14:textId="7C1A39EA" w:rsidR="004626B5" w:rsidRDefault="004626B5" w:rsidP="00F01CD8">
      <w:pPr>
        <w:suppressLineNumbers/>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79744" behindDoc="0" locked="0" layoutInCell="1" allowOverlap="1" wp14:anchorId="06B87955" wp14:editId="152CC52A">
            <wp:simplePos x="0" y="0"/>
            <wp:positionH relativeFrom="margin">
              <wp:align>center</wp:align>
            </wp:positionH>
            <wp:positionV relativeFrom="paragraph">
              <wp:posOffset>4198</wp:posOffset>
            </wp:positionV>
            <wp:extent cx="5529580" cy="3431540"/>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b="39332"/>
                    <a:stretch/>
                  </pic:blipFill>
                  <pic:spPr bwMode="auto">
                    <a:xfrm>
                      <a:off x="0" y="0"/>
                      <a:ext cx="5529580" cy="3431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4A1533" w14:textId="67E29FD2" w:rsidR="000F698B" w:rsidRPr="000F698B" w:rsidRDefault="000F698B" w:rsidP="00F01CD8">
      <w:pPr>
        <w:suppressLineNumbers/>
        <w:rPr>
          <w:rFonts w:ascii="Times New Roman" w:hAnsi="Times New Roman" w:cs="Times New Roman"/>
          <w:sz w:val="24"/>
          <w:szCs w:val="24"/>
        </w:rPr>
      </w:pPr>
    </w:p>
    <w:p w14:paraId="0A2ECA61" w14:textId="1E74A7DD" w:rsidR="000F698B" w:rsidRPr="000F698B" w:rsidRDefault="000F698B" w:rsidP="00F01CD8">
      <w:pPr>
        <w:suppressLineNumbers/>
        <w:rPr>
          <w:rFonts w:ascii="Times New Roman" w:hAnsi="Times New Roman" w:cs="Times New Roman"/>
          <w:sz w:val="24"/>
          <w:szCs w:val="24"/>
        </w:rPr>
      </w:pPr>
    </w:p>
    <w:p w14:paraId="3FFE96B4" w14:textId="24E84A30" w:rsidR="000F698B" w:rsidRPr="000F698B" w:rsidRDefault="000F698B" w:rsidP="00F01CD8">
      <w:pPr>
        <w:suppressLineNumbers/>
        <w:rPr>
          <w:rFonts w:ascii="Times New Roman" w:hAnsi="Times New Roman" w:cs="Times New Roman"/>
          <w:sz w:val="24"/>
          <w:szCs w:val="24"/>
        </w:rPr>
      </w:pPr>
    </w:p>
    <w:p w14:paraId="7E72E242" w14:textId="185F017A" w:rsidR="000F698B" w:rsidRPr="000F698B" w:rsidRDefault="000F698B" w:rsidP="00F01CD8">
      <w:pPr>
        <w:suppressLineNumbers/>
        <w:rPr>
          <w:rFonts w:ascii="Times New Roman" w:hAnsi="Times New Roman" w:cs="Times New Roman"/>
          <w:sz w:val="24"/>
          <w:szCs w:val="24"/>
        </w:rPr>
      </w:pPr>
    </w:p>
    <w:p w14:paraId="0FC876C5" w14:textId="1881280E" w:rsidR="000F698B" w:rsidRPr="000F698B" w:rsidRDefault="000F698B" w:rsidP="00F01CD8">
      <w:pPr>
        <w:suppressLineNumbers/>
        <w:rPr>
          <w:rFonts w:ascii="Times New Roman" w:hAnsi="Times New Roman" w:cs="Times New Roman"/>
          <w:sz w:val="24"/>
          <w:szCs w:val="24"/>
        </w:rPr>
      </w:pPr>
    </w:p>
    <w:p w14:paraId="2DEA5550" w14:textId="11D7A8B2" w:rsidR="000F698B" w:rsidRPr="000F698B" w:rsidRDefault="000F698B" w:rsidP="00F01CD8">
      <w:pPr>
        <w:suppressLineNumbers/>
        <w:rPr>
          <w:rFonts w:ascii="Times New Roman" w:hAnsi="Times New Roman" w:cs="Times New Roman"/>
          <w:sz w:val="24"/>
          <w:szCs w:val="24"/>
        </w:rPr>
      </w:pPr>
    </w:p>
    <w:p w14:paraId="196F64D8" w14:textId="617C8470" w:rsidR="000F698B" w:rsidRPr="000F698B" w:rsidRDefault="000F698B" w:rsidP="00F01CD8">
      <w:pPr>
        <w:suppressLineNumbers/>
        <w:rPr>
          <w:rFonts w:ascii="Times New Roman" w:hAnsi="Times New Roman" w:cs="Times New Roman"/>
          <w:sz w:val="24"/>
          <w:szCs w:val="24"/>
        </w:rPr>
      </w:pPr>
    </w:p>
    <w:p w14:paraId="00F1B1F4" w14:textId="53449B61" w:rsidR="000F698B" w:rsidRPr="000F698B" w:rsidRDefault="000F698B" w:rsidP="00F01CD8">
      <w:pPr>
        <w:suppressLineNumbers/>
        <w:rPr>
          <w:rFonts w:ascii="Times New Roman" w:hAnsi="Times New Roman" w:cs="Times New Roman"/>
          <w:sz w:val="24"/>
          <w:szCs w:val="24"/>
        </w:rPr>
      </w:pPr>
    </w:p>
    <w:p w14:paraId="0A09CBDB" w14:textId="34DE59EA" w:rsidR="000F698B" w:rsidRPr="000F698B" w:rsidRDefault="000F698B" w:rsidP="00F01CD8">
      <w:pPr>
        <w:suppressLineNumbers/>
        <w:rPr>
          <w:rFonts w:ascii="Times New Roman" w:hAnsi="Times New Roman" w:cs="Times New Roman"/>
          <w:sz w:val="24"/>
          <w:szCs w:val="24"/>
        </w:rPr>
      </w:pPr>
    </w:p>
    <w:p w14:paraId="512C392D" w14:textId="289A6504" w:rsidR="000F698B" w:rsidRPr="000F698B" w:rsidRDefault="000F698B" w:rsidP="00F01CD8">
      <w:pPr>
        <w:suppressLineNumbers/>
        <w:rPr>
          <w:rFonts w:ascii="Times New Roman" w:hAnsi="Times New Roman" w:cs="Times New Roman"/>
          <w:sz w:val="24"/>
          <w:szCs w:val="24"/>
        </w:rPr>
      </w:pPr>
    </w:p>
    <w:p w14:paraId="462212FC" w14:textId="243F20CB" w:rsidR="000F698B" w:rsidRPr="000F698B" w:rsidRDefault="000F698B" w:rsidP="00F01CD8">
      <w:pPr>
        <w:suppressLineNumbers/>
        <w:rPr>
          <w:rFonts w:ascii="Times New Roman" w:hAnsi="Times New Roman" w:cs="Times New Roman"/>
          <w:sz w:val="24"/>
          <w:szCs w:val="24"/>
        </w:rPr>
      </w:pPr>
    </w:p>
    <w:p w14:paraId="24D9DE05" w14:textId="55272A3A" w:rsidR="000F698B" w:rsidRPr="000F698B" w:rsidRDefault="000F698B" w:rsidP="00F01CD8">
      <w:pPr>
        <w:suppressLineNumbers/>
        <w:rPr>
          <w:rFonts w:ascii="Times New Roman" w:hAnsi="Times New Roman" w:cs="Times New Roman"/>
          <w:sz w:val="24"/>
          <w:szCs w:val="24"/>
        </w:rPr>
      </w:pPr>
    </w:p>
    <w:p w14:paraId="5A8BC6B0" w14:textId="3F52430D" w:rsidR="000F698B" w:rsidRPr="000F698B" w:rsidRDefault="000F698B" w:rsidP="00F01CD8">
      <w:pPr>
        <w:suppressLineNumbers/>
        <w:rPr>
          <w:rFonts w:ascii="Times New Roman" w:hAnsi="Times New Roman" w:cs="Times New Roman"/>
          <w:sz w:val="24"/>
          <w:szCs w:val="24"/>
        </w:rPr>
      </w:pPr>
    </w:p>
    <w:p w14:paraId="51E31FE4" w14:textId="114B4353" w:rsidR="000F698B" w:rsidRPr="000F698B" w:rsidRDefault="000F698B" w:rsidP="00F01CD8">
      <w:pPr>
        <w:suppressLineNumbers/>
        <w:rPr>
          <w:rFonts w:ascii="Times New Roman" w:hAnsi="Times New Roman" w:cs="Times New Roman"/>
          <w:sz w:val="24"/>
          <w:szCs w:val="24"/>
        </w:rPr>
      </w:pPr>
    </w:p>
    <w:p w14:paraId="0F62844C" w14:textId="517A137A" w:rsidR="000F698B" w:rsidRPr="000F698B" w:rsidRDefault="000F698B" w:rsidP="00F01CD8">
      <w:pPr>
        <w:suppressLineNumbers/>
        <w:rPr>
          <w:rFonts w:ascii="Times New Roman" w:hAnsi="Times New Roman" w:cs="Times New Roman"/>
          <w:sz w:val="24"/>
          <w:szCs w:val="24"/>
        </w:rPr>
      </w:pPr>
    </w:p>
    <w:p w14:paraId="534A0E2E" w14:textId="5B0ED2E6" w:rsidR="000F698B" w:rsidRPr="000F698B" w:rsidRDefault="000F698B" w:rsidP="00F01CD8">
      <w:pPr>
        <w:suppressLineNumbers/>
        <w:rPr>
          <w:rFonts w:ascii="Times New Roman" w:hAnsi="Times New Roman" w:cs="Times New Roman"/>
          <w:sz w:val="24"/>
          <w:szCs w:val="24"/>
        </w:rPr>
      </w:pPr>
    </w:p>
    <w:p w14:paraId="62BDB9BD" w14:textId="238B6EFD" w:rsidR="000F698B" w:rsidRPr="000F698B" w:rsidRDefault="000F698B" w:rsidP="00F01CD8">
      <w:pPr>
        <w:suppressLineNumbers/>
        <w:rPr>
          <w:rFonts w:ascii="Times New Roman" w:hAnsi="Times New Roman" w:cs="Times New Roman"/>
          <w:sz w:val="24"/>
          <w:szCs w:val="24"/>
        </w:rPr>
      </w:pPr>
    </w:p>
    <w:p w14:paraId="372DA5E5" w14:textId="6D420EB1" w:rsidR="000F698B" w:rsidRPr="000F698B" w:rsidRDefault="000F698B" w:rsidP="00F01CD8">
      <w:pPr>
        <w:suppressLineNumbers/>
        <w:rPr>
          <w:rFonts w:ascii="Times New Roman" w:hAnsi="Times New Roman" w:cs="Times New Roman"/>
          <w:sz w:val="24"/>
          <w:szCs w:val="24"/>
        </w:rPr>
      </w:pPr>
    </w:p>
    <w:p w14:paraId="1A3A879A" w14:textId="5270D69E" w:rsidR="000F698B" w:rsidRPr="000F698B" w:rsidRDefault="000F698B" w:rsidP="00F01CD8">
      <w:pPr>
        <w:suppressLineNumbers/>
        <w:rPr>
          <w:rFonts w:ascii="Times New Roman" w:hAnsi="Times New Roman" w:cs="Times New Roman"/>
          <w:sz w:val="24"/>
          <w:szCs w:val="24"/>
        </w:rPr>
      </w:pPr>
    </w:p>
    <w:p w14:paraId="4DE643AA" w14:textId="15BEA98D" w:rsidR="000F698B" w:rsidRDefault="000F698B" w:rsidP="00F01CD8">
      <w:pPr>
        <w:suppressLineNumbers/>
        <w:rPr>
          <w:rFonts w:ascii="Times New Roman" w:hAnsi="Times New Roman" w:cs="Times New Roman"/>
          <w:sz w:val="24"/>
          <w:szCs w:val="24"/>
        </w:rPr>
      </w:pPr>
    </w:p>
    <w:p w14:paraId="4E7B4310" w14:textId="69C8A988" w:rsidR="000F698B" w:rsidRDefault="000F698B" w:rsidP="00F01CD8">
      <w:pPr>
        <w:suppressLineNumbers/>
        <w:rPr>
          <w:rFonts w:ascii="Times New Roman" w:hAnsi="Times New Roman" w:cs="Times New Roman"/>
          <w:sz w:val="24"/>
          <w:szCs w:val="24"/>
        </w:rPr>
      </w:pPr>
    </w:p>
    <w:p w14:paraId="521CB5C0" w14:textId="45856B13" w:rsidR="000F698B" w:rsidRDefault="000F698B" w:rsidP="00F01CD8">
      <w:pPr>
        <w:suppressLineNumbers/>
        <w:rPr>
          <w:rFonts w:ascii="Times New Roman" w:hAnsi="Times New Roman" w:cs="Times New Roman"/>
          <w:sz w:val="24"/>
          <w:szCs w:val="24"/>
        </w:rPr>
      </w:pPr>
      <w:r>
        <w:rPr>
          <w:rFonts w:ascii="Times New Roman" w:hAnsi="Times New Roman" w:cs="Times New Roman"/>
          <w:sz w:val="24"/>
          <w:szCs w:val="24"/>
        </w:rPr>
        <w:br w:type="page"/>
      </w:r>
    </w:p>
    <w:p w14:paraId="2A699C02" w14:textId="20E1F008" w:rsidR="000F698B" w:rsidRDefault="000F698B" w:rsidP="00F01CD8">
      <w:pPr>
        <w:suppressLineNumbers/>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8960" behindDoc="0" locked="0" layoutInCell="1" allowOverlap="1" wp14:anchorId="3D2597B7" wp14:editId="711C09C3">
            <wp:simplePos x="0" y="0"/>
            <wp:positionH relativeFrom="margin">
              <wp:align>center</wp:align>
            </wp:positionH>
            <wp:positionV relativeFrom="paragraph">
              <wp:posOffset>438150</wp:posOffset>
            </wp:positionV>
            <wp:extent cx="7490899" cy="381571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90899" cy="3815715"/>
                    </a:xfrm>
                    <a:prstGeom prst="rect">
                      <a:avLst/>
                    </a:prstGeom>
                    <a:noFill/>
                  </pic:spPr>
                </pic:pic>
              </a:graphicData>
            </a:graphic>
            <wp14:sizeRelH relativeFrom="page">
              <wp14:pctWidth>0</wp14:pctWidth>
            </wp14:sizeRelH>
            <wp14:sizeRelV relativeFrom="page">
              <wp14:pctHeight>0</wp14:pctHeight>
            </wp14:sizeRelV>
          </wp:anchor>
        </w:drawing>
      </w:r>
      <w:r w:rsidR="00342A2B">
        <w:rPr>
          <w:rFonts w:ascii="Times New Roman" w:hAnsi="Times New Roman" w:cs="Times New Roman"/>
          <w:sz w:val="24"/>
          <w:szCs w:val="24"/>
        </w:rPr>
        <w:t>Supp. Fig. Timing of restriction point</w:t>
      </w:r>
    </w:p>
    <w:p w14:paraId="2C41F745" w14:textId="79B7E2E9" w:rsidR="00F01CD8" w:rsidRPr="00F01CD8" w:rsidRDefault="00F01CD8" w:rsidP="00F01CD8">
      <w:pPr>
        <w:suppressLineNumbers/>
        <w:rPr>
          <w:rFonts w:ascii="Times New Roman" w:hAnsi="Times New Roman" w:cs="Times New Roman"/>
          <w:sz w:val="24"/>
          <w:szCs w:val="24"/>
        </w:rPr>
      </w:pPr>
    </w:p>
    <w:p w14:paraId="1E890479" w14:textId="097D6B4E" w:rsidR="00F01CD8" w:rsidRPr="00F01CD8" w:rsidRDefault="00F01CD8" w:rsidP="00F01CD8">
      <w:pPr>
        <w:suppressLineNumbers/>
        <w:rPr>
          <w:rFonts w:ascii="Times New Roman" w:hAnsi="Times New Roman" w:cs="Times New Roman"/>
          <w:sz w:val="24"/>
          <w:szCs w:val="24"/>
        </w:rPr>
      </w:pPr>
    </w:p>
    <w:p w14:paraId="2B8A3E8B" w14:textId="718E1E9A" w:rsidR="00F01CD8" w:rsidRPr="00F01CD8" w:rsidRDefault="00F01CD8" w:rsidP="00F01CD8">
      <w:pPr>
        <w:suppressLineNumbers/>
        <w:rPr>
          <w:rFonts w:ascii="Times New Roman" w:hAnsi="Times New Roman" w:cs="Times New Roman"/>
          <w:sz w:val="24"/>
          <w:szCs w:val="24"/>
        </w:rPr>
      </w:pPr>
    </w:p>
    <w:p w14:paraId="7438FE6A" w14:textId="49852E1B" w:rsidR="00F01CD8" w:rsidRPr="00F01CD8" w:rsidRDefault="00F01CD8" w:rsidP="00F01CD8">
      <w:pPr>
        <w:suppressLineNumbers/>
        <w:rPr>
          <w:rFonts w:ascii="Times New Roman" w:hAnsi="Times New Roman" w:cs="Times New Roman"/>
          <w:sz w:val="24"/>
          <w:szCs w:val="24"/>
        </w:rPr>
      </w:pPr>
    </w:p>
    <w:p w14:paraId="1546968E" w14:textId="500A89C5" w:rsidR="00F01CD8" w:rsidRPr="00F01CD8" w:rsidRDefault="00F01CD8" w:rsidP="00F01CD8">
      <w:pPr>
        <w:suppressLineNumbers/>
        <w:rPr>
          <w:rFonts w:ascii="Times New Roman" w:hAnsi="Times New Roman" w:cs="Times New Roman"/>
          <w:sz w:val="24"/>
          <w:szCs w:val="24"/>
        </w:rPr>
      </w:pPr>
    </w:p>
    <w:p w14:paraId="3F542FA5" w14:textId="1BB4A80F" w:rsidR="00F01CD8" w:rsidRPr="00F01CD8" w:rsidRDefault="00F01CD8" w:rsidP="00F01CD8">
      <w:pPr>
        <w:suppressLineNumbers/>
        <w:rPr>
          <w:rFonts w:ascii="Times New Roman" w:hAnsi="Times New Roman" w:cs="Times New Roman"/>
          <w:sz w:val="24"/>
          <w:szCs w:val="24"/>
        </w:rPr>
      </w:pPr>
    </w:p>
    <w:p w14:paraId="7C9FF620" w14:textId="1FB2300C" w:rsidR="00F01CD8" w:rsidRPr="00F01CD8" w:rsidRDefault="00F01CD8" w:rsidP="00F01CD8">
      <w:pPr>
        <w:suppressLineNumbers/>
        <w:rPr>
          <w:rFonts w:ascii="Times New Roman" w:hAnsi="Times New Roman" w:cs="Times New Roman"/>
          <w:sz w:val="24"/>
          <w:szCs w:val="24"/>
        </w:rPr>
      </w:pPr>
    </w:p>
    <w:p w14:paraId="11EA111B" w14:textId="5B9EFCFE" w:rsidR="00F01CD8" w:rsidRPr="00F01CD8" w:rsidRDefault="00F01CD8" w:rsidP="00F01CD8">
      <w:pPr>
        <w:suppressLineNumbers/>
        <w:rPr>
          <w:rFonts w:ascii="Times New Roman" w:hAnsi="Times New Roman" w:cs="Times New Roman"/>
          <w:sz w:val="24"/>
          <w:szCs w:val="24"/>
        </w:rPr>
      </w:pPr>
    </w:p>
    <w:p w14:paraId="7D5C8159" w14:textId="60DB34CE" w:rsidR="00F01CD8" w:rsidRPr="00F01CD8" w:rsidRDefault="00F01CD8" w:rsidP="00F01CD8">
      <w:pPr>
        <w:suppressLineNumbers/>
        <w:rPr>
          <w:rFonts w:ascii="Times New Roman" w:hAnsi="Times New Roman" w:cs="Times New Roman"/>
          <w:sz w:val="24"/>
          <w:szCs w:val="24"/>
        </w:rPr>
      </w:pPr>
    </w:p>
    <w:p w14:paraId="5485BE3E" w14:textId="29E03095" w:rsidR="00F01CD8" w:rsidRPr="00F01CD8" w:rsidRDefault="00F01CD8" w:rsidP="00F01CD8">
      <w:pPr>
        <w:suppressLineNumbers/>
        <w:rPr>
          <w:rFonts w:ascii="Times New Roman" w:hAnsi="Times New Roman" w:cs="Times New Roman"/>
          <w:sz w:val="24"/>
          <w:szCs w:val="24"/>
        </w:rPr>
      </w:pPr>
    </w:p>
    <w:p w14:paraId="18B498BA" w14:textId="6353CDD1" w:rsidR="00F01CD8" w:rsidRPr="00F01CD8" w:rsidRDefault="00F01CD8" w:rsidP="00F01CD8">
      <w:pPr>
        <w:suppressLineNumbers/>
        <w:rPr>
          <w:rFonts w:ascii="Times New Roman" w:hAnsi="Times New Roman" w:cs="Times New Roman"/>
          <w:sz w:val="24"/>
          <w:szCs w:val="24"/>
        </w:rPr>
      </w:pPr>
    </w:p>
    <w:p w14:paraId="210BB840" w14:textId="59A82340" w:rsidR="00F01CD8" w:rsidRPr="00F01CD8" w:rsidRDefault="00F01CD8" w:rsidP="00F01CD8">
      <w:pPr>
        <w:suppressLineNumbers/>
        <w:rPr>
          <w:rFonts w:ascii="Times New Roman" w:hAnsi="Times New Roman" w:cs="Times New Roman"/>
          <w:sz w:val="24"/>
          <w:szCs w:val="24"/>
        </w:rPr>
      </w:pPr>
    </w:p>
    <w:p w14:paraId="225D2A57" w14:textId="6B2E0825" w:rsidR="00F01CD8" w:rsidRPr="00F01CD8" w:rsidRDefault="00F01CD8" w:rsidP="00F01CD8">
      <w:pPr>
        <w:suppressLineNumbers/>
        <w:rPr>
          <w:rFonts w:ascii="Times New Roman" w:hAnsi="Times New Roman" w:cs="Times New Roman"/>
          <w:sz w:val="24"/>
          <w:szCs w:val="24"/>
        </w:rPr>
      </w:pPr>
    </w:p>
    <w:p w14:paraId="5FFB6AA7" w14:textId="4B376235" w:rsidR="00F01CD8" w:rsidRPr="00F01CD8" w:rsidRDefault="00F01CD8" w:rsidP="00F01CD8">
      <w:pPr>
        <w:suppressLineNumbers/>
        <w:rPr>
          <w:rFonts w:ascii="Times New Roman" w:hAnsi="Times New Roman" w:cs="Times New Roman"/>
          <w:sz w:val="24"/>
          <w:szCs w:val="24"/>
        </w:rPr>
      </w:pPr>
    </w:p>
    <w:p w14:paraId="26BF676B" w14:textId="17EF3762" w:rsidR="00F01CD8" w:rsidRDefault="00F01CD8" w:rsidP="00F01CD8">
      <w:pPr>
        <w:suppressLineNumbers/>
        <w:rPr>
          <w:rFonts w:ascii="Times New Roman" w:hAnsi="Times New Roman" w:cs="Times New Roman"/>
          <w:sz w:val="24"/>
          <w:szCs w:val="24"/>
        </w:rPr>
      </w:pPr>
    </w:p>
    <w:p w14:paraId="4F2C7754" w14:textId="77EAAB5A" w:rsidR="00F01CD8" w:rsidRDefault="00F01CD8" w:rsidP="00F01CD8">
      <w:pPr>
        <w:suppressLineNumbers/>
        <w:rPr>
          <w:rFonts w:ascii="Times New Roman" w:hAnsi="Times New Roman" w:cs="Times New Roman"/>
          <w:sz w:val="24"/>
          <w:szCs w:val="24"/>
        </w:rPr>
      </w:pPr>
    </w:p>
    <w:p w14:paraId="00BC93BC" w14:textId="57EC44BD" w:rsidR="00F01CD8" w:rsidRDefault="00F01CD8" w:rsidP="00F01CD8">
      <w:pPr>
        <w:suppressLineNumbers/>
        <w:rPr>
          <w:rFonts w:ascii="Times New Roman" w:hAnsi="Times New Roman" w:cs="Times New Roman"/>
          <w:sz w:val="24"/>
          <w:szCs w:val="24"/>
        </w:rPr>
      </w:pPr>
      <w:r>
        <w:rPr>
          <w:rFonts w:ascii="Times New Roman" w:hAnsi="Times New Roman" w:cs="Times New Roman"/>
          <w:sz w:val="24"/>
          <w:szCs w:val="24"/>
        </w:rPr>
        <w:br w:type="page"/>
      </w:r>
    </w:p>
    <w:p w14:paraId="1E15DB1B" w14:textId="3D71B275" w:rsidR="00F01CD8" w:rsidRDefault="00F01CD8" w:rsidP="00F01CD8">
      <w:pPr>
        <w:suppressLineNumbers/>
        <w:rPr>
          <w:rFonts w:ascii="Times New Roman" w:hAnsi="Times New Roman" w:cs="Times New Roman"/>
          <w:sz w:val="24"/>
          <w:szCs w:val="24"/>
        </w:rPr>
      </w:pPr>
      <w:r w:rsidRPr="00F01CD8">
        <w:rPr>
          <w:noProof/>
        </w:rPr>
        <w:lastRenderedPageBreak/>
        <w:drawing>
          <wp:anchor distT="0" distB="0" distL="114300" distR="114300" simplePos="0" relativeHeight="251689984" behindDoc="0" locked="0" layoutInCell="1" allowOverlap="1" wp14:anchorId="198A5492" wp14:editId="5BAF7DBE">
            <wp:simplePos x="0" y="0"/>
            <wp:positionH relativeFrom="column">
              <wp:posOffset>342900</wp:posOffset>
            </wp:positionH>
            <wp:positionV relativeFrom="paragraph">
              <wp:posOffset>0</wp:posOffset>
            </wp:positionV>
            <wp:extent cx="5943600" cy="4600575"/>
            <wp:effectExtent l="0" t="0" r="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anchor>
        </w:drawing>
      </w:r>
    </w:p>
    <w:p w14:paraId="4DD7F56A" w14:textId="70EEC536" w:rsidR="00EA6125" w:rsidRPr="00EA6125" w:rsidRDefault="00EA6125" w:rsidP="00EA6125">
      <w:pPr>
        <w:rPr>
          <w:rFonts w:ascii="Times New Roman" w:hAnsi="Times New Roman" w:cs="Times New Roman"/>
          <w:sz w:val="24"/>
          <w:szCs w:val="24"/>
        </w:rPr>
      </w:pPr>
    </w:p>
    <w:p w14:paraId="1310A36D" w14:textId="005A5B5A" w:rsidR="00EA6125" w:rsidRPr="00EA6125" w:rsidRDefault="00EA6125" w:rsidP="00EA6125">
      <w:pPr>
        <w:rPr>
          <w:rFonts w:ascii="Times New Roman" w:hAnsi="Times New Roman" w:cs="Times New Roman"/>
          <w:sz w:val="24"/>
          <w:szCs w:val="24"/>
        </w:rPr>
      </w:pPr>
    </w:p>
    <w:p w14:paraId="256F3B80" w14:textId="374A72FF" w:rsidR="00EA6125" w:rsidRPr="00EA6125" w:rsidRDefault="00EA6125" w:rsidP="00EA6125">
      <w:pPr>
        <w:rPr>
          <w:rFonts w:ascii="Times New Roman" w:hAnsi="Times New Roman" w:cs="Times New Roman"/>
          <w:sz w:val="24"/>
          <w:szCs w:val="24"/>
        </w:rPr>
      </w:pPr>
    </w:p>
    <w:p w14:paraId="3E2A6C2A" w14:textId="7C8464B1" w:rsidR="00EA6125" w:rsidRPr="00EA6125" w:rsidRDefault="00EA6125" w:rsidP="00EA6125">
      <w:pPr>
        <w:rPr>
          <w:rFonts w:ascii="Times New Roman" w:hAnsi="Times New Roman" w:cs="Times New Roman"/>
          <w:sz w:val="24"/>
          <w:szCs w:val="24"/>
        </w:rPr>
      </w:pPr>
    </w:p>
    <w:p w14:paraId="7E17C78B" w14:textId="714F1967" w:rsidR="00EA6125" w:rsidRPr="00EA6125" w:rsidRDefault="00EA6125" w:rsidP="00EA6125">
      <w:pPr>
        <w:rPr>
          <w:rFonts w:ascii="Times New Roman" w:hAnsi="Times New Roman" w:cs="Times New Roman"/>
          <w:sz w:val="24"/>
          <w:szCs w:val="24"/>
        </w:rPr>
      </w:pPr>
    </w:p>
    <w:p w14:paraId="028E72A4" w14:textId="2DD0B88C" w:rsidR="00EA6125" w:rsidRPr="00EA6125" w:rsidRDefault="00EA6125" w:rsidP="00EA6125">
      <w:pPr>
        <w:rPr>
          <w:rFonts w:ascii="Times New Roman" w:hAnsi="Times New Roman" w:cs="Times New Roman"/>
          <w:sz w:val="24"/>
          <w:szCs w:val="24"/>
        </w:rPr>
      </w:pPr>
    </w:p>
    <w:p w14:paraId="3B44AAD4" w14:textId="545A5AEF" w:rsidR="00EA6125" w:rsidRPr="00EA6125" w:rsidRDefault="00EA6125" w:rsidP="00EA6125">
      <w:pPr>
        <w:rPr>
          <w:rFonts w:ascii="Times New Roman" w:hAnsi="Times New Roman" w:cs="Times New Roman"/>
          <w:sz w:val="24"/>
          <w:szCs w:val="24"/>
        </w:rPr>
      </w:pPr>
    </w:p>
    <w:p w14:paraId="295F6D73" w14:textId="4CF69A76" w:rsidR="00EA6125" w:rsidRPr="00EA6125" w:rsidRDefault="00EA6125" w:rsidP="00EA6125">
      <w:pPr>
        <w:rPr>
          <w:rFonts w:ascii="Times New Roman" w:hAnsi="Times New Roman" w:cs="Times New Roman"/>
          <w:sz w:val="24"/>
          <w:szCs w:val="24"/>
        </w:rPr>
      </w:pPr>
    </w:p>
    <w:p w14:paraId="2B9077DC" w14:textId="60530857" w:rsidR="00EA6125" w:rsidRPr="00EA6125" w:rsidRDefault="00EA6125" w:rsidP="00EA6125">
      <w:pPr>
        <w:rPr>
          <w:rFonts w:ascii="Times New Roman" w:hAnsi="Times New Roman" w:cs="Times New Roman"/>
          <w:sz w:val="24"/>
          <w:szCs w:val="24"/>
        </w:rPr>
      </w:pPr>
    </w:p>
    <w:p w14:paraId="6C73CE24" w14:textId="31B8216E" w:rsidR="00EA6125" w:rsidRPr="00EA6125" w:rsidRDefault="00EA6125" w:rsidP="00EA6125">
      <w:pPr>
        <w:rPr>
          <w:rFonts w:ascii="Times New Roman" w:hAnsi="Times New Roman" w:cs="Times New Roman"/>
          <w:sz w:val="24"/>
          <w:szCs w:val="24"/>
        </w:rPr>
      </w:pPr>
    </w:p>
    <w:p w14:paraId="7FE75797" w14:textId="69184BDE" w:rsidR="00EA6125" w:rsidRPr="00EA6125" w:rsidRDefault="00EA6125" w:rsidP="00EA6125">
      <w:pPr>
        <w:rPr>
          <w:rFonts w:ascii="Times New Roman" w:hAnsi="Times New Roman" w:cs="Times New Roman"/>
          <w:sz w:val="24"/>
          <w:szCs w:val="24"/>
        </w:rPr>
      </w:pPr>
    </w:p>
    <w:p w14:paraId="642361FB" w14:textId="3C72CE53" w:rsidR="00EA6125" w:rsidRPr="00EA6125" w:rsidRDefault="00EA6125" w:rsidP="00EA6125">
      <w:pPr>
        <w:rPr>
          <w:rFonts w:ascii="Times New Roman" w:hAnsi="Times New Roman" w:cs="Times New Roman"/>
          <w:sz w:val="24"/>
          <w:szCs w:val="24"/>
        </w:rPr>
      </w:pPr>
    </w:p>
    <w:p w14:paraId="1B620E76" w14:textId="1BD18336" w:rsidR="00EA6125" w:rsidRPr="00EA6125" w:rsidRDefault="00EA6125" w:rsidP="00EA6125">
      <w:pPr>
        <w:rPr>
          <w:rFonts w:ascii="Times New Roman" w:hAnsi="Times New Roman" w:cs="Times New Roman"/>
          <w:sz w:val="24"/>
          <w:szCs w:val="24"/>
        </w:rPr>
      </w:pPr>
    </w:p>
    <w:p w14:paraId="4FA366E3" w14:textId="4AAEFC1D" w:rsidR="00EA6125" w:rsidRPr="00EA6125" w:rsidRDefault="00EA6125" w:rsidP="00EA6125">
      <w:pPr>
        <w:rPr>
          <w:rFonts w:ascii="Times New Roman" w:hAnsi="Times New Roman" w:cs="Times New Roman"/>
          <w:sz w:val="24"/>
          <w:szCs w:val="24"/>
        </w:rPr>
      </w:pPr>
    </w:p>
    <w:p w14:paraId="360AC2B9" w14:textId="55DCF30C" w:rsidR="00EA6125" w:rsidRDefault="00EA6125" w:rsidP="00EA6125">
      <w:pPr>
        <w:rPr>
          <w:rFonts w:ascii="Times New Roman" w:hAnsi="Times New Roman" w:cs="Times New Roman"/>
          <w:sz w:val="24"/>
          <w:szCs w:val="24"/>
        </w:rPr>
      </w:pPr>
    </w:p>
    <w:p w14:paraId="1864E3E9" w14:textId="5EC19D12" w:rsidR="005473A8" w:rsidRDefault="005473A8">
      <w:pPr>
        <w:rPr>
          <w:rFonts w:ascii="Times New Roman" w:hAnsi="Times New Roman" w:cs="Times New Roman"/>
          <w:sz w:val="24"/>
          <w:szCs w:val="24"/>
        </w:rPr>
      </w:pPr>
      <w:r>
        <w:rPr>
          <w:rFonts w:ascii="Times New Roman" w:hAnsi="Times New Roman" w:cs="Times New Roman"/>
          <w:sz w:val="24"/>
          <w:szCs w:val="24"/>
        </w:rPr>
        <w:br w:type="page"/>
      </w:r>
    </w:p>
    <w:p w14:paraId="44B39AFF" w14:textId="2AC394E1" w:rsidR="00EA6125" w:rsidRDefault="005473A8" w:rsidP="00EA6125">
      <w:pPr>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709440" behindDoc="1" locked="0" layoutInCell="1" allowOverlap="1" wp14:anchorId="2C333EF3" wp14:editId="42786FBE">
                <wp:simplePos x="0" y="0"/>
                <wp:positionH relativeFrom="column">
                  <wp:posOffset>551793</wp:posOffset>
                </wp:positionH>
                <wp:positionV relativeFrom="paragraph">
                  <wp:posOffset>0</wp:posOffset>
                </wp:positionV>
                <wp:extent cx="5400675" cy="3898265"/>
                <wp:effectExtent l="0" t="0" r="9525" b="0"/>
                <wp:wrapTight wrapText="bothSides">
                  <wp:wrapPolygon edited="0">
                    <wp:start x="229" y="0"/>
                    <wp:lineTo x="229" y="1900"/>
                    <wp:lineTo x="610" y="3589"/>
                    <wp:lineTo x="610" y="11611"/>
                    <wp:lineTo x="3429" y="12033"/>
                    <wp:lineTo x="10819" y="12033"/>
                    <wp:lineTo x="229" y="12455"/>
                    <wp:lineTo x="229" y="14461"/>
                    <wp:lineTo x="914" y="15411"/>
                    <wp:lineTo x="1448" y="15411"/>
                    <wp:lineTo x="1371" y="15939"/>
                    <wp:lineTo x="1448" y="20161"/>
                    <wp:lineTo x="10057" y="20478"/>
                    <wp:lineTo x="9981" y="21005"/>
                    <wp:lineTo x="10362" y="21111"/>
                    <wp:lineTo x="12038" y="21322"/>
                    <wp:lineTo x="13181" y="21322"/>
                    <wp:lineTo x="13257" y="20478"/>
                    <wp:lineTo x="21562" y="20161"/>
                    <wp:lineTo x="21562" y="12772"/>
                    <wp:lineTo x="10819" y="12033"/>
                    <wp:lineTo x="21562" y="11822"/>
                    <wp:lineTo x="21562" y="422"/>
                    <wp:lineTo x="1448" y="0"/>
                    <wp:lineTo x="229" y="0"/>
                  </wp:wrapPolygon>
                </wp:wrapTight>
                <wp:docPr id="23" name="Group 23"/>
                <wp:cNvGraphicFramePr/>
                <a:graphic xmlns:a="http://schemas.openxmlformats.org/drawingml/2006/main">
                  <a:graphicData uri="http://schemas.microsoft.com/office/word/2010/wordprocessingGroup">
                    <wpg:wgp>
                      <wpg:cNvGrpSpPr/>
                      <wpg:grpSpPr>
                        <a:xfrm>
                          <a:off x="0" y="0"/>
                          <a:ext cx="5400675" cy="3898265"/>
                          <a:chOff x="238137" y="-57150"/>
                          <a:chExt cx="5401181" cy="3898265"/>
                        </a:xfrm>
                      </wpg:grpSpPr>
                      <wpg:grpSp>
                        <wpg:cNvPr id="24" name="Group 24"/>
                        <wpg:cNvGrpSpPr/>
                        <wpg:grpSpPr>
                          <a:xfrm>
                            <a:off x="238137" y="-57150"/>
                            <a:ext cx="5401181" cy="3898265"/>
                            <a:chOff x="123837" y="-57150"/>
                            <a:chExt cx="5401181" cy="3898265"/>
                          </a:xfrm>
                        </wpg:grpSpPr>
                        <pic:pic xmlns:pic="http://schemas.openxmlformats.org/drawingml/2006/picture">
                          <pic:nvPicPr>
                            <pic:cNvPr id="25" name="Picture 25"/>
                            <pic:cNvPicPr>
                              <a:picLocks noChangeAspect="1"/>
                            </pic:cNvPicPr>
                          </pic:nvPicPr>
                          <pic:blipFill rotWithShape="1">
                            <a:blip r:embed="rId31">
                              <a:extLst>
                                <a:ext uri="{28A0092B-C50C-407E-A947-70E740481C1C}">
                                  <a14:useLocalDpi xmlns:a14="http://schemas.microsoft.com/office/drawing/2010/main" val="0"/>
                                </a:ext>
                              </a:extLst>
                            </a:blip>
                            <a:srcRect l="5449" r="7043"/>
                            <a:stretch/>
                          </pic:blipFill>
                          <pic:spPr bwMode="auto">
                            <a:xfrm>
                              <a:off x="323880" y="0"/>
                              <a:ext cx="5201138" cy="3841115"/>
                            </a:xfrm>
                            <a:prstGeom prst="rect">
                              <a:avLst/>
                            </a:prstGeom>
                            <a:noFill/>
                          </pic:spPr>
                        </pic:pic>
                        <wpg:grpSp>
                          <wpg:cNvPr id="26" name="Group 26"/>
                          <wpg:cNvGrpSpPr/>
                          <wpg:grpSpPr>
                            <a:xfrm>
                              <a:off x="123837" y="-57150"/>
                              <a:ext cx="457243" cy="2696845"/>
                              <a:chOff x="238137" y="-180975"/>
                              <a:chExt cx="457243" cy="2696845"/>
                            </a:xfrm>
                          </wpg:grpSpPr>
                          <wps:wsp>
                            <wps:cNvPr id="27" name="Text Box 2"/>
                            <wps:cNvSpPr txBox="1">
                              <a:spLocks noChangeArrowheads="1"/>
                            </wps:cNvSpPr>
                            <wps:spPr bwMode="auto">
                              <a:xfrm>
                                <a:off x="238137" y="-180975"/>
                                <a:ext cx="427512" cy="477596"/>
                              </a:xfrm>
                              <a:prstGeom prst="rect">
                                <a:avLst/>
                              </a:prstGeom>
                              <a:noFill/>
                              <a:ln w="9525">
                                <a:noFill/>
                                <a:miter lim="800000"/>
                                <a:headEnd/>
                                <a:tailEnd/>
                              </a:ln>
                            </wps:spPr>
                            <wps:txbx>
                              <w:txbxContent>
                                <w:p w14:paraId="164B7995" w14:textId="77777777" w:rsidR="005473A8" w:rsidRPr="0087065A" w:rsidRDefault="005473A8" w:rsidP="005473A8">
                                  <w:pPr>
                                    <w:rPr>
                                      <w:b/>
                                      <w:bCs/>
                                      <w:sz w:val="28"/>
                                      <w:szCs w:val="28"/>
                                    </w:rPr>
                                  </w:pPr>
                                  <w:r w:rsidRPr="0087065A">
                                    <w:rPr>
                                      <w:b/>
                                      <w:bCs/>
                                      <w:sz w:val="28"/>
                                      <w:szCs w:val="28"/>
                                    </w:rPr>
                                    <w:t>A.</w:t>
                                  </w:r>
                                </w:p>
                              </w:txbxContent>
                            </wps:txbx>
                            <wps:bodyPr rot="0" vert="horz" wrap="square" lIns="91440" tIns="45720" rIns="91440" bIns="45720" anchor="t" anchorCtr="0">
                              <a:noAutofit/>
                            </wps:bodyPr>
                          </wps:wsp>
                          <wps:wsp>
                            <wps:cNvPr id="30" name="Text Box 2"/>
                            <wps:cNvSpPr txBox="1">
                              <a:spLocks noChangeArrowheads="1"/>
                            </wps:cNvSpPr>
                            <wps:spPr bwMode="auto">
                              <a:xfrm>
                                <a:off x="238137" y="2038350"/>
                                <a:ext cx="457243" cy="477520"/>
                              </a:xfrm>
                              <a:prstGeom prst="rect">
                                <a:avLst/>
                              </a:prstGeom>
                              <a:noFill/>
                              <a:ln w="9525">
                                <a:noFill/>
                                <a:miter lim="800000"/>
                                <a:headEnd/>
                                <a:tailEnd/>
                              </a:ln>
                            </wps:spPr>
                            <wps:txbx>
                              <w:txbxContent>
                                <w:p w14:paraId="6883FE67" w14:textId="77777777" w:rsidR="005473A8" w:rsidRPr="0087065A" w:rsidRDefault="005473A8" w:rsidP="005473A8">
                                  <w:pPr>
                                    <w:rPr>
                                      <w:b/>
                                      <w:bCs/>
                                      <w:sz w:val="28"/>
                                      <w:szCs w:val="28"/>
                                    </w:rPr>
                                  </w:pPr>
                                  <w:r>
                                    <w:rPr>
                                      <w:b/>
                                      <w:bCs/>
                                      <w:sz w:val="28"/>
                                      <w:szCs w:val="28"/>
                                    </w:rPr>
                                    <w:t>B</w:t>
                                  </w:r>
                                  <w:r w:rsidRPr="0087065A">
                                    <w:rPr>
                                      <w:b/>
                                      <w:bCs/>
                                      <w:sz w:val="28"/>
                                      <w:szCs w:val="28"/>
                                    </w:rPr>
                                    <w:t>.</w:t>
                                  </w:r>
                                </w:p>
                              </w:txbxContent>
                            </wps:txbx>
                            <wps:bodyPr rot="0" vert="horz" wrap="square" lIns="91440" tIns="45720" rIns="91440" bIns="45720" anchor="t" anchorCtr="0">
                              <a:noAutofit/>
                            </wps:bodyPr>
                          </wps:wsp>
                        </wpg:grpSp>
                      </wpg:grpSp>
                      <pic:pic xmlns:pic="http://schemas.openxmlformats.org/drawingml/2006/picture">
                        <pic:nvPicPr>
                          <pic:cNvPr id="31" name="Picture 31"/>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930257" y="184994"/>
                            <a:ext cx="475615" cy="347345"/>
                          </a:xfrm>
                          <a:prstGeom prst="rect">
                            <a:avLst/>
                          </a:prstGeom>
                          <a:noFill/>
                        </pic:spPr>
                      </pic:pic>
                    </wpg:wgp>
                  </a:graphicData>
                </a:graphic>
              </wp:anchor>
            </w:drawing>
          </mc:Choice>
          <mc:Fallback>
            <w:pict>
              <v:group w14:anchorId="2C333EF3" id="Group 23" o:spid="_x0000_s1041" style="position:absolute;margin-left:43.45pt;margin-top:0;width:425.25pt;height:306.95pt;z-index:-251607040" coordorigin="2381,-571" coordsize="54011,38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">
                <v:group id="Group 24" o:spid="_x0000_s1042" style="position:absolute;left:2381;top:-571;width:54012;height:38982" coordorigin="1238,-571" coordsize="54011,3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Picture 25" o:spid="_x0000_s1043" type="#_x0000_t75" style="position:absolute;left:3238;width:52012;height:38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">
                    <v:imagedata r:id="rId33" o:title="" cropleft="3571f" cropright="4616f"/>
                  </v:shape>
                  <v:group id="Group 26" o:spid="_x0000_s1044" style="position:absolute;left:1238;top:-571;width:4572;height:26967" coordorigin="2381,-1809" coordsize="4572,2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2" o:spid="_x0000_s1045" type="#_x0000_t202" style="position:absolute;left:2381;top:-1809;width:4275;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64B7995" w14:textId="77777777" w:rsidR="005473A8" w:rsidRPr="0087065A" w:rsidRDefault="005473A8" w:rsidP="005473A8">
                            <w:pPr>
                              <w:rPr>
                                <w:b/>
                                <w:bCs/>
                                <w:sz w:val="28"/>
                                <w:szCs w:val="28"/>
                              </w:rPr>
                            </w:pPr>
                            <w:r w:rsidRPr="0087065A">
                              <w:rPr>
                                <w:b/>
                                <w:bCs/>
                                <w:sz w:val="28"/>
                                <w:szCs w:val="28"/>
                              </w:rPr>
                              <w:t>A.</w:t>
                            </w:r>
                          </w:p>
                        </w:txbxContent>
                      </v:textbox>
                    </v:shape>
                    <v:shape id="Text Box 2" o:spid="_x0000_s1046" type="#_x0000_t202" style="position:absolute;left:2381;top:20383;width:4572;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6883FE67" w14:textId="77777777" w:rsidR="005473A8" w:rsidRPr="0087065A" w:rsidRDefault="005473A8" w:rsidP="005473A8">
                            <w:pPr>
                              <w:rPr>
                                <w:b/>
                                <w:bCs/>
                                <w:sz w:val="28"/>
                                <w:szCs w:val="28"/>
                              </w:rPr>
                            </w:pPr>
                            <w:r>
                              <w:rPr>
                                <w:b/>
                                <w:bCs/>
                                <w:sz w:val="28"/>
                                <w:szCs w:val="28"/>
                              </w:rPr>
                              <w:t>B</w:t>
                            </w:r>
                            <w:r w:rsidRPr="0087065A">
                              <w:rPr>
                                <w:b/>
                                <w:bCs/>
                                <w:sz w:val="28"/>
                                <w:szCs w:val="28"/>
                              </w:rPr>
                              <w:t>.</w:t>
                            </w:r>
                          </w:p>
                        </w:txbxContent>
                      </v:textbox>
                    </v:shape>
                  </v:group>
                </v:group>
                <v:shape id="Picture 31" o:spid="_x0000_s1047" type="#_x0000_t75" style="position:absolute;left:9302;top:1849;width:4756;height:3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">
                  <v:imagedata r:id="rId34" o:title=""/>
                </v:shape>
                <w10:wrap type="tight"/>
              </v:group>
            </w:pict>
          </mc:Fallback>
        </mc:AlternateContent>
      </w:r>
    </w:p>
    <w:p w14:paraId="0E23267A" w14:textId="2594D71E" w:rsidR="00EA6125" w:rsidRDefault="00EA6125">
      <w:pPr>
        <w:rPr>
          <w:rFonts w:ascii="Times New Roman" w:hAnsi="Times New Roman" w:cs="Times New Roman"/>
          <w:sz w:val="24"/>
          <w:szCs w:val="24"/>
        </w:rPr>
      </w:pPr>
      <w:r>
        <w:rPr>
          <w:rFonts w:ascii="Times New Roman" w:hAnsi="Times New Roman" w:cs="Times New Roman"/>
          <w:sz w:val="24"/>
          <w:szCs w:val="24"/>
        </w:rPr>
        <w:br w:type="page"/>
      </w:r>
    </w:p>
    <w:p w14:paraId="5A0D6FEA" w14:textId="7E5AE663" w:rsidR="00EA6125" w:rsidRDefault="00EA6125" w:rsidP="00EA6125">
      <w:pPr>
        <w:rPr>
          <w:rFonts w:ascii="Times New Roman" w:hAnsi="Times New Roman" w:cs="Times New Roman"/>
          <w:b/>
          <w:bCs/>
          <w:sz w:val="24"/>
          <w:szCs w:val="24"/>
        </w:rPr>
      </w:pPr>
      <w:r w:rsidRPr="00EA6125">
        <w:rPr>
          <w:rFonts w:ascii="Times New Roman" w:hAnsi="Times New Roman" w:cs="Times New Roman"/>
          <w:b/>
          <w:bCs/>
          <w:sz w:val="24"/>
          <w:szCs w:val="24"/>
        </w:rPr>
        <w:lastRenderedPageBreak/>
        <w:t xml:space="preserve">Supplemental </w:t>
      </w:r>
    </w:p>
    <w:p w14:paraId="004561D9" w14:textId="77777777" w:rsidR="00EA6125" w:rsidRPr="00EA6125" w:rsidRDefault="00EA6125" w:rsidP="00EA6125">
      <w:pPr>
        <w:rPr>
          <w:rFonts w:ascii="Times New Roman" w:hAnsi="Times New Roman" w:cs="Times New Roman"/>
          <w:b/>
          <w:bCs/>
          <w:sz w:val="24"/>
          <w:szCs w:val="24"/>
        </w:rPr>
      </w:pPr>
    </w:p>
    <w:p w14:paraId="2750F29A" w14:textId="77777777" w:rsidR="00EA6125" w:rsidRPr="00A36100" w:rsidRDefault="00EA6125" w:rsidP="00EA6125">
      <w:pPr>
        <w:pStyle w:val="Heading2"/>
      </w:pPr>
      <w:bookmarkStart w:id="73" w:name="_Toc49318297"/>
      <w:r w:rsidRPr="00A36100">
        <w:t>Signal transduction network</w:t>
      </w:r>
      <w:bookmarkEnd w:id="73"/>
    </w:p>
    <w:p w14:paraId="6777C08E" w14:textId="77777777" w:rsidR="00EA6125" w:rsidRDefault="00EA6125" w:rsidP="00EA6125">
      <w:pPr>
        <w:pStyle w:val="Body"/>
        <w:jc w:val="both"/>
      </w:pPr>
      <w:r>
        <w:t xml:space="preserve">Our goal is </w:t>
      </w:r>
      <w:r w:rsidRPr="00A36100">
        <w:t xml:space="preserve">to connect cell surface signaling to cell fate decision. The cell surface contains a multitude of proteins that allow the cell to sense its surroundings. The microenvironment has been shown to have a significant effect, both in our studies and prior work, on cell behavior and tumor </w:t>
      </w:r>
      <w:r>
        <w:t xml:space="preserve">treatment </w:t>
      </w:r>
      <w:r w:rsidRPr="00A36100">
        <w:t xml:space="preserve">response. However, modeling the full transduction network is outside the scope of this </w:t>
      </w:r>
      <w:r>
        <w:t>project</w:t>
      </w:r>
      <w:r w:rsidRPr="00A36100">
        <w:t xml:space="preserve"> and the capability of our stochastic technique. Understanding the signal transduction network and its feedback </w:t>
      </w:r>
      <w:r>
        <w:t>has</w:t>
      </w:r>
      <w:r w:rsidRPr="00A36100">
        <w:t xml:space="preserve"> its own set of challenges. In the current study, we have chosen to map RTK expression and signaling directly to AKT and ERK activation levels. However, we offer a brief review of the pathway from receptor to AKT and ERK activation. Regardless of mechanism, both integrins and RTKs signal through AKT and ERK. These signaling axes are major signaling nodes within the cell. The idea is part of an emerging theory of so-called “bow-tie” signaling that represents a characteristic feature of robust, evolvable systems</w:t>
      </w:r>
      <w:r>
        <w:t xml:space="preserve"> </w:t>
      </w:r>
      <w:r>
        <w:fldChar w:fldCharType="begin" w:fldLock="1"/>
      </w:r>
      <w:r>
        <w:instrText>ADDIN CSL_CITATION {"citationItems":[{"id":"ITEM-1","itemData":{"DOI":"10.1371/journal.pcbi.1004055","ISSN":"15537358","PMID":"25798588","abstract":"Bow-tie or hourglass structure is a common architectural feature found in many biological systems. A bow-tie in a multi-layered structure occurs when intermediate layers have much fewer components than the input and output layers. Examples include metabolism where a handful of building blocks mediate between multiple input nutrients and multiple output biomass components, and signaling networks where information from numerous receptor types passes through a small set of signaling pathways to regulate multiple output genes. Little is known, however, about how bow-tie architectures evolve. Here, we address the evolution of bow-tie architectures using simulations of multi-layered systems evolving to fulfill a given input-output goal. We find that bow-ties spontaneously evolve when the information in the evolutionary goal can be compressed. Mathematically speaking, bow-ties evolve when the rank of the input-output matrix describing the evolutionary goal is deficient. The maximal compression possible (the rank of the goal) determines the size of the narrowest part of the network—that is the bow-tie. A further requirement is that a process is active to reduce the number of links in the network, such as product-rule mutations, otherwise a non-bow-tie solution is found in the evolutionary simulations. This offers a mechanism to understand a common architectural principle of biological systems, and a way to quantitate the effective rank of the goals under which they evolved.","author":[{"dropping-particle":"","family":"Friedlander","given":"Tamar","non-dropping-particle":"","parse-names":false,"suffix":""},{"dropping-particle":"","family":"Mayo","given":"Avraham E.","non-dropping-particle":"","parse-names":false,"suffix":""},{"dropping-particle":"","family":"Tlusty","given":"Tsvi","non-dropping-particle":"","parse-names":false,"suffix":""},{"dropping-particle":"","family":"Alon","given":"Uri","non-dropping-particle":"","parse-names":false,"suffix":""}],"container-title":"PLoS Computational Biology","id":"ITEM-1","issued":{"date-parts":[["2015"]]},"title":"Evolution of Bow-Tie Architectures in Biology","type":"article-journal"},"uris":["http://www.mendeley.com/documents/?uuid=5e3b964a-cf5f-4133-ab6b-6933920efdbc"]}],"mendeley":{"formattedCitation":"[62]","plainTextFormattedCitation":"[62]","previouslyFormattedCitation":"[62]"},"properties":{"noteIndex":0},"schema":"https://github.com/citation-style-language/schema/raw/master/csl-citation.json"}</w:instrText>
      </w:r>
      <w:r>
        <w:fldChar w:fldCharType="separate"/>
      </w:r>
      <w:r w:rsidRPr="00475BB6">
        <w:rPr>
          <w:noProof/>
        </w:rPr>
        <w:t>[62]</w:t>
      </w:r>
      <w:r>
        <w:fldChar w:fldCharType="end"/>
      </w:r>
      <w:r w:rsidRPr="00A36100">
        <w:t>. The amount of plasticity afforded to the signaling network from RTKs and integrins is considerable.</w:t>
      </w:r>
      <w:r>
        <w:t xml:space="preserve"> </w:t>
      </w:r>
    </w:p>
    <w:p w14:paraId="7822F3C7" w14:textId="77777777" w:rsidR="00EA6125" w:rsidRPr="00A36100" w:rsidRDefault="00EA6125" w:rsidP="00EA6125">
      <w:pPr>
        <w:pStyle w:val="Body"/>
        <w:ind w:firstLine="0"/>
        <w:jc w:val="both"/>
      </w:pPr>
    </w:p>
    <w:p w14:paraId="6FEF2495" w14:textId="77777777" w:rsidR="00EA6125" w:rsidRPr="00A36100" w:rsidRDefault="00EA6125" w:rsidP="00EA6125">
      <w:pPr>
        <w:pStyle w:val="Heading3"/>
      </w:pPr>
      <w:bookmarkStart w:id="74" w:name="_Toc49318298"/>
      <w:r w:rsidRPr="00A36100">
        <w:t xml:space="preserve">Receptor </w:t>
      </w:r>
      <w:r>
        <w:t>t</w:t>
      </w:r>
      <w:r w:rsidRPr="00A36100">
        <w:t xml:space="preserve">yrosine </w:t>
      </w:r>
      <w:r>
        <w:t>k</w:t>
      </w:r>
      <w:r w:rsidRPr="00A36100">
        <w:t>inases (RTKs)</w:t>
      </w:r>
      <w:bookmarkEnd w:id="74"/>
    </w:p>
    <w:p w14:paraId="445B5BBE" w14:textId="77777777" w:rsidR="00EA6125" w:rsidRPr="00A36100" w:rsidRDefault="00EA6125" w:rsidP="00EA6125">
      <w:pPr>
        <w:pStyle w:val="Body"/>
        <w:jc w:val="both"/>
      </w:pPr>
      <w:r w:rsidRPr="00A36100">
        <w:t>RTKs represent an important class of proteins within oncogene</w:t>
      </w:r>
      <w:r>
        <w:t>-</w:t>
      </w:r>
      <w:r w:rsidRPr="00A36100">
        <w:t xml:space="preserve">addicted cancers. The receptor family </w:t>
      </w:r>
      <w:r>
        <w:t>is</w:t>
      </w:r>
      <w:r w:rsidRPr="00A36100">
        <w:t xml:space="preserve"> often overexpressed or possess</w:t>
      </w:r>
      <w:r>
        <w:t>es</w:t>
      </w:r>
      <w:r w:rsidRPr="00A36100">
        <w:t xml:space="preserve"> activating mutations</w:t>
      </w:r>
      <w:r>
        <w:t>,</w:t>
      </w:r>
      <w:r w:rsidRPr="00A36100">
        <w:t xml:space="preserve"> leading to disease progression.</w:t>
      </w:r>
      <w:r>
        <w:t xml:space="preserve"> </w:t>
      </w:r>
      <w:r w:rsidRPr="00A36100">
        <w:t>This cancer subclass derives its name from the apparent reliance on oncogene signaling for continued survival. In this study</w:t>
      </w:r>
      <w:r>
        <w:t>,</w:t>
      </w:r>
      <w:r w:rsidRPr="00A36100">
        <w:t xml:space="preserve"> we focus on two of the receptors from the </w:t>
      </w:r>
      <w:r>
        <w:t xml:space="preserve">RTK </w:t>
      </w:r>
      <w:r w:rsidRPr="00A36100">
        <w:t>family</w:t>
      </w:r>
      <w:r>
        <w:t>:</w:t>
      </w:r>
      <w:r w:rsidRPr="00A36100">
        <w:t xml:space="preserve"> hepatocyte growth factor receptor (HGFR or cMet) and EGFR </w:t>
      </w:r>
      <w:r>
        <w:t xml:space="preserve">(or </w:t>
      </w:r>
      <w:r w:rsidRPr="00A36100">
        <w:t>ErbB1 or Her1). RTKs have similar molecular architecture with a single transmembrane helix that connects an extracellular ligand binding domain to an intracellular, conserved protein tyrosine kinase (PTK) domain</w:t>
      </w:r>
      <w:r>
        <w:t xml:space="preserve"> </w:t>
      </w:r>
      <w:r>
        <w:fldChar w:fldCharType="begin" w:fldLock="1"/>
      </w:r>
      <w:r>
        <w:instrText>ADDIN CSL_CITATION {"citationItems":[{"id":"ITEM-1","itemData":{"DOI":"10.1016/j.cell.2010.06.011","ISBN":"1097-4172 (Electronic) 0092-8674 (Linking)","ISSN":"00928674","PMID":"20602996","abstract":"Recent structural studies of receptor tyrosine kinases (RTKs) have revealed unexpected diversity in the mechanisms of their activation by growth factor ligands. Strategies for inducing dimerization by ligand binding are surprisingly diverse, as are mechanisms that couple this event to activation of the intracellular tyrosine kinase domains. As our understanding of these details becomes increasingly sophisticated, it provides an important context for therapeutically countering the effects of pathogenic RTK mutations in cancer and other diseases. Much remains to be learned, however, about the complex signaling networks downstream from RTKs and how alterations in these networks are translated into cellular responses. © 2010 Elsevier Inc.","author":[{"dropping-particle":"","family":"Lemmon","given":"Mark A.","non-dropping-particle":"","parse-names":false,"suffix":""},{"dropping-particle":"","family":"Schlessinger","given":"Joseph","non-dropping-particle":"","parse-names":false,"suffix":""}],"container-title":"Cell","id":"ITEM-1","issued":{"date-parts":[["2010"]]},"title":"Cell signaling by receptor tyrosine kinases","type":"article"},"uris":["http://www.mendeley.com/documents/?uuid=a8fd6a56-ef50-43f0-9d1d-837ed092857c"]}],"mendeley":{"formattedCitation":"[63]","plainTextFormattedCitation":"[63]","previouslyFormattedCitation":"[63]"},"properties":{"noteIndex":0},"schema":"https://github.com/citation-style-language/schema/raw/master/csl-citation.json"}</w:instrText>
      </w:r>
      <w:r>
        <w:fldChar w:fldCharType="separate"/>
      </w:r>
      <w:r w:rsidRPr="00475BB6">
        <w:rPr>
          <w:noProof/>
        </w:rPr>
        <w:t>[63]</w:t>
      </w:r>
      <w:r>
        <w:fldChar w:fldCharType="end"/>
      </w:r>
      <w:r w:rsidRPr="00A36100">
        <w:t>. Upon ligand binding, the receptor can either homo- or heterodimerize with subsequent tyrosine autophosphorylation. Both cMet and EGFR have shown the capability to signal through the same pathways, ultimately activating both AKT and ERK.</w:t>
      </w:r>
    </w:p>
    <w:p w14:paraId="7FDB6C59" w14:textId="77777777" w:rsidR="00EA6125" w:rsidRPr="00A36100" w:rsidRDefault="00EA6125" w:rsidP="00EA6125">
      <w:pPr>
        <w:pStyle w:val="Body"/>
        <w:jc w:val="both"/>
      </w:pPr>
      <w:r w:rsidRPr="00A36100">
        <w:lastRenderedPageBreak/>
        <w:t xml:space="preserve">The </w:t>
      </w:r>
      <w:proofErr w:type="spellStart"/>
      <w:r w:rsidRPr="00A36100">
        <w:t>ErbB</w:t>
      </w:r>
      <w:proofErr w:type="spellEnd"/>
      <w:r w:rsidRPr="00A36100">
        <w:t xml:space="preserve"> family consists of four different members </w:t>
      </w:r>
      <w:r>
        <w:t>that</w:t>
      </w:r>
      <w:r w:rsidRPr="00A36100">
        <w:t xml:space="preserve"> are structurally similar. We focus on EGFR as it is often mutated in NSCLC. The cytoplasmic domain has at minimum 20 tyrosine residues capable of phosphorylation, seven of </w:t>
      </w:r>
      <w:r>
        <w:t>which</w:t>
      </w:r>
      <w:r w:rsidRPr="00A36100">
        <w:t xml:space="preserve"> are autophosphorylation sites</w:t>
      </w:r>
      <w:r>
        <w:t xml:space="preserve"> </w:t>
      </w:r>
      <w:r>
        <w:fldChar w:fldCharType="begin" w:fldLock="1"/>
      </w:r>
      <w:r>
        <w:instrText>ADDIN CSL_CITATION {"citationItems":[{"id":"ITEM-1","itemData":{"DOI":"10.1002/pmic.200800204","ISBN":"1615-9853","ISSN":"16159853","PMID":"18846509","abstract":"The epidermal growth factor receptor (EGFR/ErbB1/Her1) belongs to the ErbB family of receptor tyrosine kinases (RTKs) and is a key player in the regulation of cell proliferation, differentiation, survival, and migration. Overexpression and mutational changes of EGFR have been identified in a variety of human cancers and the regulation of EGFR signaling plays a critical role in tumor development and progression. Due to its biological significance the EGFR signaling network is a widely used model system for the development of analytical techniques. Novel quantitative proteomics and phosphoproteomics approaches play an important role in the characterization of signaling pathways in a time and stimulus dependent manner. Recent studies discussed in this review provide new insights into different aspects of EGFR signal transduction, such as regulation and dynamics of its phosphorylation sites, association with interaction partners and identification of regulated phosphoproteins. Correlation of data from functional proteomics studies with results from other fields of signal transduction research by systems biology will be necessary to integrate and translate these findings into successful clinical applications.","author":[{"dropping-particle":"","family":"Morandell","given":"Sandra","non-dropping-particle":"","parse-names":false,"suffix":""},{"dropping-particle":"","family":"Stasyk","given":"Taras","non-dropping-particle":"","parse-names":false,"suffix":""},{"dropping-particle":"","family":"Skvortsov","given":"Sergej","non-dropping-particle":"","parse-names":false,"suffix":""},{"dropping-particle":"","family":"Ascher","given":"Stefan","non-dropping-particle":"","parse-names":false,"suffix":""},{"dropping-particle":"","family":"Huber","given":"Lukas A.","non-dropping-particle":"","parse-names":false,"suffix":""}],"container-title":"Proteomics","id":"ITEM-1","issued":{"date-parts":[["2008"]]},"title":"Quantitative proteomics and phosphoproteomics reveal novel insights into complexity and dynamics of the EGFR signaling network","type":"article"},"uris":["http://www.mendeley.com/documents/?uuid=dec42cd6-8926-411a-8a83-37887775f1dd"]},{"id":"ITEM-2","itemData":{"DOI":"10.1016/S1097-2765(00)80231-2","ISBN":"1097-2765 (Print)\\r1097-2765 (Linking)","ISSN":"10972765","PMID":"10635327","abstract":"Receptor desensitization is accomplished by accelerated endocytosis and degradation of ligand-receptor complexes. An in vitro reconstituted system indicates that Cbl adaptor proteins directly control downregulation of the receptor for the epidermal growth factor (EGFR) by recruiting ubiquitin-activating and -conjugating enzymes. We infer a sequential process initiated by autophosphorylation of EGFR at a previously identified lysosome-targeting motif that subsequently recruits Cbl. This is followed by tyrosine phosphorylation of c-Cbl at a site flanking its RING finger, which enables receptor ubiquitination and degradation. Whereas all three members of the Cbl family can enhance ubiquitination, two oncogenic Cbl variants, whose RING fingers are defective and phosphorylation sites are missing, are unable to desensitize EGFR. Our study identifies Cbl proteins as components of the ubiquitin ligation machinery and implies that they similarly suppress many other signaling pathways.","author":[{"dropping-particle":"","family":"Levkowitz","given":"Gil","non-dropping-particle":"","parse-names":false,"suffix":""},{"dropping-particle":"","family":"Waterman","given":"Hadassa","non-dropping-particle":"","parse-names":false,"suffix":""},{"dropping-particle":"","family":"Ettenberg","given":"Seth A.","non-dropping-particle":"","parse-names":false,"suffix":""},{"dropping-particle":"","family":"Katz","given":"Menachem","non-dropping-particle":"","parse-names":false,"suffix":""},{"dropping-particle":"","family":"Tsygankov","given":"Alexander Y.","non-dropping-particle":"","parse-names":false,"suffix":""},{"dropping-particle":"","family":"Alroy","given":"Iris","non-dropping-particle":"","parse-names":false,"suffix":""},{"dropping-particle":"","family":"Lavi","given":"Sara","non-dropping-particle":"","parse-names":false,"suffix":""},{"dropping-particle":"","family":"Iwai","given":"Kazuhiro","non-dropping-particle":"","parse-names":false,"suffix":""},{"dropping-particle":"","family":"Reiss","given":"Yuval","non-dropping-particle":"","parse-names":false,"suffix":""},{"dropping-particle":"","family":"Ciechanover","given":"Aaron","non-dropping-particle":"","parse-names":false,"suffix":""},{"dropping-particle":"","family":"Lipkowitz","given":"Stanley","non-dropping-particle":"","parse-names":false,"suffix":""},{"dropping-particle":"","family":"Yarden","given":"Yosef","non-dropping-particle":"","parse-names":false,"suffix":""}],"container-title":"Molecular Cell","id":"ITEM-2","issued":{"date-parts":[["1999"]]},"title":"Ubiquitin ligase activity and tyrosine phosphorylation underlie suppression of growth factor signaling by c-Cbl/Sli-1","type":"article-journal"},"uris":["http://www.mendeley.com/documents/?uuid=a407e8b4-4a05-490c-87b1-4c3fca62fe9a"]}],"mendeley":{"formattedCitation":"[64], [65]","plainTextFormattedCitation":"[64], [65]","previouslyFormattedCitation":"[64], [65]"},"properties":{"noteIndex":0},"schema":"https://github.com/citation-style-language/schema/raw/master/csl-citation.json"}</w:instrText>
      </w:r>
      <w:r>
        <w:fldChar w:fldCharType="separate"/>
      </w:r>
      <w:r w:rsidRPr="00475BB6">
        <w:rPr>
          <w:noProof/>
        </w:rPr>
        <w:t>[64], [65]</w:t>
      </w:r>
      <w:r>
        <w:fldChar w:fldCharType="end"/>
      </w:r>
      <w:r w:rsidRPr="00A36100">
        <w:t xml:space="preserve">. Our model cell line, PC9, harbors an exon-19 deletion within the PTK domain, making </w:t>
      </w:r>
      <w:r>
        <w:t>EGFR</w:t>
      </w:r>
      <w:r w:rsidRPr="00A36100">
        <w:t xml:space="preserve"> constitutively active. This particular mutation occurs in approximately half of all EGFR-mutated lung tumors</w:t>
      </w:r>
      <w:r>
        <w:t xml:space="preserve"> </w:t>
      </w:r>
      <w:r>
        <w:fldChar w:fldCharType="begin" w:fldLock="1"/>
      </w:r>
      <w:r>
        <w:instrText>ADDIN CSL_CITATION {"citationItems":[{"id":"ITEM-1","itemData":{"DOI":"10.1111/j.1742-4658.2009.07448.x","ISBN":"1742-4658 (Electronic)\\r1742-464X (Linking)","ISSN":"1742464X","PMID":"19922469","abstract":"Epidermal growth factor receptor (EGFR) and its three related proteins (the ERBB family) are receptor tyrosine kinases that play essential roles in both normal physiological conditions and cancerous conditions. Upon binding its ligands, dynamic conformational changes occur in both extracellular and intracellular domains of the receptor tyrosine kinases, resulting in the transphosphorylation of tyrosine residues in the C-terminal regulatory domain. These provide docking sites for downstream molecules and lead to the evasion of apoptosis, to proliferation, to invasion and to metastases, all of which are important for the cancer phenotype. Mutation in the tyrosine kinase domain of the EGFR gene was found in a subset of lung cancers in 2002. Lung cancers with an EGFR mutation are highly sensitive to EGFR tyrosine kinase inhibitors, such as gefitinib and erlotinib. Here, we review the discovery of EGFR, the EGFR signal transduction pathway and mutations of the EGFR gene in lung cancers and glioblastomas. The biological significance of such mutations and their relationship with other activated genes in lung cancers are also discussed.","author":[{"dropping-particle":"","family":"Mitsudomi","given":"Tetsuya","non-dropping-particle":"","parse-names":false,"suffix":""},{"dropping-particle":"","family":"Yatabe","given":"Yasushi","non-dropping-particle":"","parse-names":false,"suffix":""}],"container-title":"FEBS Journal","id":"ITEM-1","issued":{"date-parts":[["2010"]]},"title":"Epidermal growth factor receptor in relation to tumor development: EGFR gene and cancer","type":"article"},"uris":["http://www.mendeley.com/documents/?uuid=ed7a478d-2bda-413c-9d96-ebfe66a3c9d0"]}],"mendeley":{"formattedCitation":"[66]","plainTextFormattedCitation":"[66]","previouslyFormattedCitation":"[66]"},"properties":{"noteIndex":0},"schema":"https://github.com/citation-style-language/schema/raw/master/csl-citation.json"}</w:instrText>
      </w:r>
      <w:r>
        <w:fldChar w:fldCharType="separate"/>
      </w:r>
      <w:r w:rsidRPr="00475BB6">
        <w:rPr>
          <w:noProof/>
        </w:rPr>
        <w:t>[66]</w:t>
      </w:r>
      <w:r>
        <w:fldChar w:fldCharType="end"/>
      </w:r>
      <w:r w:rsidRPr="00A36100">
        <w:t xml:space="preserve">. </w:t>
      </w:r>
    </w:p>
    <w:p w14:paraId="1FD89ADB" w14:textId="77777777" w:rsidR="00EA6125" w:rsidRPr="00A36100" w:rsidRDefault="00EA6125" w:rsidP="00EA6125">
      <w:pPr>
        <w:pStyle w:val="Body"/>
        <w:jc w:val="both"/>
      </w:pPr>
      <w:r w:rsidRPr="00A36100">
        <w:t xml:space="preserve">Aberrant cMet expression and activation has been correlated with poor prognosis in cancer. </w:t>
      </w:r>
      <w:r>
        <w:t>Furthermore</w:t>
      </w:r>
      <w:r w:rsidRPr="00A36100">
        <w:t xml:space="preserve">, we </w:t>
      </w:r>
      <w:r>
        <w:t>have shown</w:t>
      </w:r>
      <w:r w:rsidRPr="00A36100">
        <w:t xml:space="preserve"> that elevated cMet expression correlates with </w:t>
      </w:r>
      <w:r>
        <w:t xml:space="preserve">the </w:t>
      </w:r>
      <w:r w:rsidRPr="00A36100">
        <w:t>er</w:t>
      </w:r>
      <w:r>
        <w:t>l</w:t>
      </w:r>
      <w:r w:rsidRPr="00A36100">
        <w:t>otinib</w:t>
      </w:r>
      <w:r>
        <w:t>-</w:t>
      </w:r>
      <w:r w:rsidRPr="00A36100">
        <w:t xml:space="preserve">resistant phenotype </w:t>
      </w:r>
      <w:r>
        <w:t>characterized</w:t>
      </w:r>
      <w:r w:rsidRPr="00A36100">
        <w:t xml:space="preserve"> by </w:t>
      </w:r>
      <w:r>
        <w:t xml:space="preserve">an </w:t>
      </w:r>
      <w:r w:rsidRPr="00A36100">
        <w:t xml:space="preserve">increased </w:t>
      </w:r>
      <w:r>
        <w:t>drug-induced proliferation (DIP) rate</w:t>
      </w:r>
      <w:r w:rsidRPr="00A36100">
        <w:t xml:space="preserve">. It has </w:t>
      </w:r>
      <w:r>
        <w:t xml:space="preserve">also </w:t>
      </w:r>
      <w:r w:rsidRPr="00A36100">
        <w:t xml:space="preserve">been shown </w:t>
      </w:r>
      <w:r>
        <w:t xml:space="preserve">that </w:t>
      </w:r>
      <w:r w:rsidRPr="00A36100">
        <w:t xml:space="preserve">MET amplification leads to gefitinib resistance by heterodimerizing and activating ErbB3, a member of the </w:t>
      </w:r>
      <w:proofErr w:type="spellStart"/>
      <w:r w:rsidRPr="00A36100">
        <w:t>ErbB</w:t>
      </w:r>
      <w:proofErr w:type="spellEnd"/>
      <w:r w:rsidRPr="00A36100">
        <w:t xml:space="preserve"> family mentioned previously</w:t>
      </w:r>
      <w:r>
        <w:t xml:space="preserve"> </w:t>
      </w:r>
      <w:r>
        <w:fldChar w:fldCharType="begin" w:fldLock="1"/>
      </w:r>
      <w:r>
        <w:instrText>ADDIN CSL_CITATION {"citationItems":[{"id":"ITEM-1","itemData":{"DOI":"10.1126/science.1141478","ISBN":"1095-9203 (Electronic)\\r0036-8075 (Linking)","ISSN":"00368075","PMID":"17463250","abstract":"The epidermal growth factor receptor (EGFR) kinase inhibitors gefitinib and erlotinib are effective treatments for lung cancers with EGFR activating mutations, but these tumors invariably develop drug resistance. Here, we describe a gefitinib-sensitive lung cancer cell line that developed resistance to gefitinib as a result of focal amplification of the MET proto-oncogene. inhibition of MET signaling in these cells restored their sensitivity to gefitinib. MET amplification was detected in 4 of 18 (22%) lung cancer specimens that had developed resistance to gefitinib or erlotinib. We find that amplification of MET causes gefitinib resistance by driving ERBB3 (HER3)–dependent activation of PI3K, a pathway thought to be specific to EGFR/ERBB family receptors. Thus, we propose that MET amplification may promote drug resistance in other ERBB-driven cancers as well.","author":[{"dropping-particle":"","family":"Engelman","given":"Jeffrey A.","non-dropping-particle":"","parse-names":false,"suffix":""},{"dropping-particle":"","family":"Zejnullahu","given":"Kreshnik","non-dropping-particle":"","parse-names":false,"suffix":""},{"dropping-particle":"","family":"Mitsudomi","given":"Tetsuya","non-dropping-particle":"","parse-names":false,"suffix":""},{"dropping-particle":"","family":"Song","given":"Youngchul","non-dropping-particle":"","parse-names":false,"suffix":""},{"dropping-particle":"","family":"Hyland","given":"Courtney","non-dropping-particle":"","parse-names":false,"suffix":""},{"dropping-particle":"","family":"Joon","given":"Oh Park","non-dropping-particle":"","parse-names":false,"suffix":""},{"dropping-particle":"","family":"Lindeman","given":"Neal","non-dropping-particle":"","parse-names":false,"suffix":""},{"dropping-particle":"","family":"Gale","given":"Christopher Michael","non-dropping-particle":"","parse-names":false,"suffix":""},{"dropping-particle":"","family":"Zhao","given":"Xiaojun","non-dropping-particle":"","parse-names":false,"suffix":""},{"dropping-particle":"","family":"Christensen","given":"James","non-dropping-particle":"","parse-names":false,"suffix":""},{"dropping-particle":"","family":"Kosaka","given":"Takayuki","non-dropping-particle":"","parse-names":false,"suffix":""},{"dropping-particle":"","family":"Holmes","given":"Alison J.","non-dropping-particle":"","parse-names":false,"suffix":""},{"dropping-particle":"","family":"Rogers","given":"Andrew M.","non-dropping-particle":"","parse-names":false,"suffix":""},{"dropping-particle":"","family":"Cappuzzo","given":"Federico","non-dropping-particle":"","parse-names":false,"suffix":""},{"dropping-particle":"","family":"Mok","given":"Tony","non-dropping-particle":"","parse-names":false,"suffix":""},{"dropping-particle":"","family":"Lee","given":"Charles","non-dropping-particle":"","parse-names":false,"suffix":""},{"dropping-particle":"","family":"Johnson","given":"Bruce E.","non-dropping-particle":"","parse-names":false,"suffix":""},{"dropping-particle":"","family":"Cantley","given":"Lewis C.","non-dropping-particle":"","parse-names":false,"suffix":""},{"dropping-particle":"","family":"Jänne","given":"Pasi A.","non-dropping-particle":"","parse-names":false,"suffix":""}],"container-title":"Science","id":"ITEM-1","issued":{"date-parts":[["2007"]]},"title":"MET amplification leads to gefitinib resistance in lung cancer by activating ERBB3 signaling","type":"article-journal"},"uris":["http://www.mendeley.com/documents/?uuid=61f2b740-0108-4b79-be5a-58d3d42e43b3"]}],"mendeley":{"formattedCitation":"[67]","plainTextFormattedCitation":"[67]","previouslyFormattedCitation":"[67]"},"properties":{"noteIndex":0},"schema":"https://github.com/citation-style-language/schema/raw/master/csl-citation.json"}</w:instrText>
      </w:r>
      <w:r>
        <w:fldChar w:fldCharType="separate"/>
      </w:r>
      <w:r w:rsidRPr="00475BB6">
        <w:rPr>
          <w:noProof/>
        </w:rPr>
        <w:t>[67]</w:t>
      </w:r>
      <w:r>
        <w:fldChar w:fldCharType="end"/>
      </w:r>
      <w:r w:rsidRPr="00A36100">
        <w:t>.</w:t>
      </w:r>
      <w:r>
        <w:t xml:space="preserve"> </w:t>
      </w:r>
    </w:p>
    <w:p w14:paraId="53B9753C" w14:textId="77777777" w:rsidR="00EA6125" w:rsidRPr="00A36100" w:rsidRDefault="00EA6125" w:rsidP="00EA6125">
      <w:pPr>
        <w:pStyle w:val="Body"/>
        <w:jc w:val="both"/>
      </w:pPr>
      <w:r w:rsidRPr="00A36100">
        <w:t xml:space="preserve">Upon activation, </w:t>
      </w:r>
      <w:r>
        <w:t xml:space="preserve">cMet </w:t>
      </w:r>
      <w:r w:rsidRPr="00A36100">
        <w:t xml:space="preserve">recruits and activates many downstream signaling molecules at the plasma membrane. A key adaptor is </w:t>
      </w:r>
      <w:r>
        <w:t>g</w:t>
      </w:r>
      <w:r w:rsidRPr="00A36100">
        <w:t xml:space="preserve">rowth </w:t>
      </w:r>
      <w:r>
        <w:t>f</w:t>
      </w:r>
      <w:r w:rsidRPr="00A36100">
        <w:t xml:space="preserve">actor </w:t>
      </w:r>
      <w:r>
        <w:t>r</w:t>
      </w:r>
      <w:r w:rsidRPr="00A36100">
        <w:t>eceptor</w:t>
      </w:r>
      <w:r>
        <w:t>-b</w:t>
      </w:r>
      <w:r w:rsidRPr="00A36100">
        <w:t xml:space="preserve">ound </w:t>
      </w:r>
      <w:r>
        <w:t>p</w:t>
      </w:r>
      <w:r w:rsidRPr="00A36100">
        <w:t xml:space="preserve">rotein 2 (GRB2), </w:t>
      </w:r>
      <w:r>
        <w:t>which</w:t>
      </w:r>
      <w:r w:rsidRPr="00A36100">
        <w:t xml:space="preserve"> facilitates the binding of the nucleotide exchange factor Son of </w:t>
      </w:r>
      <w:proofErr w:type="spellStart"/>
      <w:r w:rsidRPr="00A36100">
        <w:t>Sevenless</w:t>
      </w:r>
      <w:proofErr w:type="spellEnd"/>
      <w:r w:rsidRPr="00A36100">
        <w:t xml:space="preserve"> (SOS)</w:t>
      </w:r>
      <w:r>
        <w:t xml:space="preserve"> </w:t>
      </w:r>
      <w:r>
        <w:fldChar w:fldCharType="begin" w:fldLock="1"/>
      </w:r>
      <w:r>
        <w:instrText>ADDIN CSL_CITATION {"citationItems":[{"id":"ITEM-1","itemData":{"DOI":"10.1038/363015a0","ISSN":"00280836","PMID":"8479530","author":[{"dropping-particle":"","family":"McCormick","given":"Frank","non-dropping-particle":"","parse-names":false,"suffix":""}],"container-title":"Nature","id":"ITEM-1","issued":{"date-parts":[["1993"]]},"title":"How receptors turn Ras on","type":"article"},"uris":["http://www.mendeley.com/documents/?uuid=ca0df64b-b261-462c-a8a5-7e52f8ddcbff"]}],"mendeley":{"formattedCitation":"[68]","plainTextFormattedCitation":"[68]","previouslyFormattedCitation":"[68]"},"properties":{"noteIndex":0},"schema":"https://github.com/citation-style-language/schema/raw/master/csl-citation.json"}</w:instrText>
      </w:r>
      <w:r>
        <w:fldChar w:fldCharType="separate"/>
      </w:r>
      <w:r w:rsidRPr="00475BB6">
        <w:rPr>
          <w:noProof/>
        </w:rPr>
        <w:t>[68]</w:t>
      </w:r>
      <w:r>
        <w:fldChar w:fldCharType="end"/>
      </w:r>
      <w:r w:rsidRPr="00A36100">
        <w:t>. SOS functions as a guanine nucleotide exchange factor that acts on the proto-oncogene c-</w:t>
      </w:r>
      <w:r>
        <w:t>r</w:t>
      </w:r>
      <w:r w:rsidRPr="00A36100">
        <w:t xml:space="preserve">at </w:t>
      </w:r>
      <w:r>
        <w:t>s</w:t>
      </w:r>
      <w:r w:rsidRPr="00A36100">
        <w:t xml:space="preserve">arcoma </w:t>
      </w:r>
      <w:r>
        <w:t>v</w:t>
      </w:r>
      <w:r w:rsidRPr="00A36100">
        <w:t xml:space="preserve">iral </w:t>
      </w:r>
      <w:r>
        <w:t>o</w:t>
      </w:r>
      <w:r w:rsidRPr="00A36100">
        <w:t xml:space="preserve">ncogene </w:t>
      </w:r>
      <w:r>
        <w:t>h</w:t>
      </w:r>
      <w:r w:rsidRPr="00A36100">
        <w:t xml:space="preserve">omolog (Ras) family of small GTPases. Ras operates by binding </w:t>
      </w:r>
      <w:r>
        <w:t xml:space="preserve">rapidly accelerated fibrosarcoma </w:t>
      </w:r>
      <w:r w:rsidRPr="00A36100">
        <w:t>(Raf) kinases</w:t>
      </w:r>
      <w:r>
        <w:t xml:space="preserve"> and </w:t>
      </w:r>
      <w:r w:rsidRPr="00A36100">
        <w:t xml:space="preserve">translocating Raf to the cell membrane for activation. The activation of Raf represents the first step of the integral MAPK cellular signaling module. The module is composed of MAPK kinase </w:t>
      </w:r>
      <w:proofErr w:type="spellStart"/>
      <w:r w:rsidRPr="00A36100">
        <w:t>kinase</w:t>
      </w:r>
      <w:proofErr w:type="spellEnd"/>
      <w:r w:rsidRPr="00A36100">
        <w:t xml:space="preserve"> (MAP3K, Raf), MAPK kinase (MEK, MKK), and ERK.</w:t>
      </w:r>
    </w:p>
    <w:p w14:paraId="0CD3690C" w14:textId="77777777" w:rsidR="00EA6125" w:rsidRPr="00A36100" w:rsidRDefault="00EA6125" w:rsidP="00EA6125">
      <w:pPr>
        <w:pStyle w:val="Body"/>
        <w:jc w:val="both"/>
      </w:pPr>
      <w:r w:rsidRPr="00A36100">
        <w:t xml:space="preserve">The AKT signaling cascade is also </w:t>
      </w:r>
      <w:r>
        <w:t>initiated</w:t>
      </w:r>
      <w:r w:rsidRPr="00A36100">
        <w:t xml:space="preserve"> by RTK activation. Upon RTK activation, the phosphoinositide 3-kinase (PI3K) family can bind to the intracellular domain of the RTK, resulting in the conversion of phosphatidylinositol (4,5)-bisphosphate (PIP2) to phosphatidylinositol (3,4,5)-trisphosphate (PIP3) at the plasma membrane. PIP3 then recruits AKT to the membrane</w:t>
      </w:r>
      <w:r>
        <w:t>,</w:t>
      </w:r>
      <w:r w:rsidRPr="00A36100">
        <w:t xml:space="preserve"> where it is activated. </w:t>
      </w:r>
    </w:p>
    <w:p w14:paraId="2571BA91" w14:textId="77777777" w:rsidR="00EA6125" w:rsidRDefault="00EA6125" w:rsidP="00EA6125">
      <w:pPr>
        <w:pStyle w:val="Body"/>
        <w:jc w:val="both"/>
      </w:pPr>
      <w:r w:rsidRPr="00A36100">
        <w:t xml:space="preserve">The signaling cascade between receptor and AKT and ERK contains a multitude of molecules with significant crosstalk. We highlight canonical pathways from our selected RTKs to AKT and ERK but have chosen to measure AKT and ERK activation directly for our model. We pay particular attention to AKT and ERK signaling, as they represent a </w:t>
      </w:r>
      <w:r>
        <w:t xml:space="preserve">point of convergence </w:t>
      </w:r>
      <w:r w:rsidRPr="00A36100">
        <w:t>within the transduction pathway</w:t>
      </w:r>
      <w:r>
        <w:t>.</w:t>
      </w:r>
      <w:r w:rsidRPr="00A36100">
        <w:t xml:space="preserve"> </w:t>
      </w:r>
    </w:p>
    <w:p w14:paraId="170F11EA" w14:textId="77777777" w:rsidR="00EA6125" w:rsidRPr="00A36100" w:rsidRDefault="00EA6125" w:rsidP="00EA6125">
      <w:pPr>
        <w:pStyle w:val="Body"/>
        <w:ind w:firstLine="0"/>
        <w:jc w:val="both"/>
      </w:pPr>
    </w:p>
    <w:p w14:paraId="382EEB31" w14:textId="77777777" w:rsidR="00EA6125" w:rsidRPr="00A36100" w:rsidRDefault="00EA6125" w:rsidP="00EA6125">
      <w:pPr>
        <w:pStyle w:val="Heading3"/>
      </w:pPr>
      <w:bookmarkStart w:id="75" w:name="_Toc49318299"/>
      <w:r w:rsidRPr="00A36100">
        <w:lastRenderedPageBreak/>
        <w:t>Integrins</w:t>
      </w:r>
      <w:bookmarkEnd w:id="75"/>
    </w:p>
    <w:p w14:paraId="7B017E94" w14:textId="77777777" w:rsidR="00EA6125" w:rsidRPr="00A36100" w:rsidRDefault="00EA6125" w:rsidP="00EA6125">
      <w:pPr>
        <w:pStyle w:val="Body"/>
        <w:jc w:val="both"/>
      </w:pPr>
      <w:r w:rsidRPr="00A36100">
        <w:t>Integrins are class of receptors connecting the ECM with the cellular cytoskeleton. They provide the cell with important mechanical cues controlling a wide range of cellular response</w:t>
      </w:r>
      <w:r>
        <w:t>s</w:t>
      </w:r>
      <w:r w:rsidRPr="00A36100">
        <w:t>. We focus on their role in cell cycle regulation. Cellular proliferation is highly altered in cancer. Knowledge of how integrin</w:t>
      </w:r>
      <w:r>
        <w:t xml:space="preserve"> signaling </w:t>
      </w:r>
      <w:r w:rsidRPr="00A36100">
        <w:t>alter</w:t>
      </w:r>
      <w:r>
        <w:t>s</w:t>
      </w:r>
      <w:r w:rsidRPr="00A36100">
        <w:t xml:space="preserve"> the proliferative state of a cell population will help develop new treatment strategies. </w:t>
      </w:r>
    </w:p>
    <w:p w14:paraId="0361F46C" w14:textId="77777777" w:rsidR="00EA6125" w:rsidRDefault="00EA6125" w:rsidP="00EA6125">
      <w:pPr>
        <w:pStyle w:val="Body"/>
        <w:jc w:val="both"/>
      </w:pPr>
      <w:r w:rsidRPr="00A36100">
        <w:t>Integrins are transmembrane, heterodimeric receptors. Mammals possess 18 α and 8 β subunits that can form 24 heterodimers. There are several mechanisms as to how integrins promote cellular proliferation. Integrins signal through the same canonical pathways as RTKs, both the PI3K/AKT and Ras/Raf/MEK/ERK axes. Integrins are also capable of regulating RTK expression at the transcriptional level</w:t>
      </w:r>
      <w:r>
        <w:t xml:space="preserve"> </w:t>
      </w:r>
      <w:r>
        <w:fldChar w:fldCharType="begin" w:fldLock="1"/>
      </w:r>
      <w:r>
        <w:instrText>ADDIN CSL_CITATION {"citationItems":[{"id":"ITEM-1","itemData":{"DOI":"10.1074/jbc.M110.169821","ISBN":"1083-351X (Electronic)\\r0021-9258 (Linking)","ISSN":"00219258","PMID":"20956544","abstract":"Epithelial cells are dependent on extracellular matrix (ECM) attachment for maintenance of metabolic activity and suppression of apoptosis. Here we show that loss of ECM attachment causes down-regulation of epidermal growth factor receptor (EGFR) and β1 integrin protein and mRNA expression and that ErbB2, which is amplified in 25% of breast tumors, reverses these effects of ECM deprivation. ErbB2 rescue of β1 integrin mRNA and protein in suspended cells is dependent on EGFR, however, the rescue of EGFR expression does not require β1 integrin. We show that there is a significant decrease in the stability of EGFR in ECM-detached cells that is reversed by ErbB2 overexpression. Rescue of both EGFR and β1 integrin protein by ErbB2 is dependent on Erk activity and induction of its downstream target Sprouty2, a protein known to regulate EGFR protein stability. Interestingly, expression of EGFR and β1 integrin protein is more dependent on Erk/Sprouty2 in ECM-detached ErbB2-overexpressing cells when compared with ECM-attached cells. These results provide further insight into the ErbB2-driven anchorage independence of tumor cells and provide a new mechanism for regulation of EGFR and β1 integrin expression in ECM-detached cells.","author":[{"dropping-particle":"","family":"Grassian","given":"Alexandra R.","non-dropping-particle":"","parse-names":false,"suffix":""},{"dropping-particle":"","family":"Schafer","given":"Zachary T.","non-dropping-particle":"","parse-names":false,"suffix":""},{"dropping-particle":"","family":"Brugge","given":"Joan S.","non-dropping-particle":"","parse-names":false,"suffix":""}],"container-title":"Journal of Biological Chemistry","id":"ITEM-1","issued":{"date-parts":[["2011"]]},"title":"ErbB2 stabilizes Epidermal Growth Factor Receptor (EGFR) expression via Erk and sprouty2 in extracellular matrix-detached cells","type":"article-journal"},"uris":["http://www.mendeley.com/documents/?uuid=054d7fe5-4ea0-4d32-9b7f-36f493441a4e"]}],"mendeley":{"formattedCitation":"[69]","plainTextFormattedCitation":"[69]","previouslyFormattedCitation":"[69]"},"properties":{"noteIndex":0},"schema":"https://github.com/citation-style-language/schema/raw/master/csl-citation.json"}</w:instrText>
      </w:r>
      <w:r>
        <w:fldChar w:fldCharType="separate"/>
      </w:r>
      <w:r w:rsidRPr="00475BB6">
        <w:rPr>
          <w:noProof/>
        </w:rPr>
        <w:t>[69]</w:t>
      </w:r>
      <w:r>
        <w:fldChar w:fldCharType="end"/>
      </w:r>
      <w:r w:rsidRPr="00A36100">
        <w:t>. Within the cell, integrins facilitate the formation of cell adhesion complexes consisting of numerous adaptor proteins (</w:t>
      </w:r>
      <w:proofErr w:type="gramStart"/>
      <w:r w:rsidRPr="00A36100">
        <w:t>e.g.</w:t>
      </w:r>
      <w:proofErr w:type="gramEnd"/>
      <w:r w:rsidRPr="00A36100">
        <w:t xml:space="preserve"> paxillin, vinculin, </w:t>
      </w:r>
      <w:proofErr w:type="spellStart"/>
      <w:r w:rsidRPr="00A36100">
        <w:t>talin</w:t>
      </w:r>
      <w:proofErr w:type="spellEnd"/>
      <w:r w:rsidRPr="00A36100">
        <w:t>). Focal adhesion kinase (FAK) is an additional protein recruited to the focal adhesion complex. We use FAK phosphorylation as a means of measuring cellular signaling response to stiffness. Once activated, FAK can engage PI3K, thus activating the AKT signaling pathway. Additionally, FAK is capable of signaling through the ERK axis by forming a complex with G</w:t>
      </w:r>
      <w:r>
        <w:t>RB</w:t>
      </w:r>
      <w:r w:rsidRPr="00A36100">
        <w:t>2 and activating the Ras family of GTPases</w:t>
      </w:r>
      <w:r>
        <w:t xml:space="preserve"> </w:t>
      </w:r>
      <w:r>
        <w:fldChar w:fldCharType="begin" w:fldLock="1"/>
      </w:r>
      <w:r>
        <w:instrText>ADDIN CSL_CITATION {"citationItems":[{"id":"ITEM-1","itemData":{"DOI":"10.1093/emboj/19.12.2911","ISBN":"0261-4189 (Print)\\n0261-4189 (Linking)","ISSN":"14602075","PMID":"10856236","abstract":"Integrin engagement generates cellular signals leading to the recruitment of structural and signalling molecules which, in concert with rearrangements of the actin cytoskeleton, leads to the formation of focal adhesion complexes. Using antisera reactive either with total ERK or with phosphorylated/activated forms of ERK, in rat embryo fibroblasts and embryonic avian cells that express v-Src, we found that active ERK is targeted to newly forming focal adhesions after integrin engagement or activation of v-Src. UO126, an inhibitor of MAP kinase kinase 1 (MEK1), suppressed focal adhesion targeting of active ERK and cell spreading. Also, integrin engagement and v-Src induced myosin light chain kinase (MLCK)-dependent phosphorylation of myosin light chain downstream of the MEK/ERK pathway, and MLCK and myosin activities are required for the focal adhesion targeting of ERK. The translocation of active ERK to newly forming focal adhesions may direct specificity towards appropriate downstream targets that influence adhesion assembly. These findings support a role for ERK in the regulation of the adhesion/cytoskeletal network and provide an explanation for the role of ERK in cell motility.","author":[{"dropping-particle":"","family":"Fincham","given":"V.J.","non-dropping-particle":"","parse-names":false,"suffix":""}],"container-title":"The EMBO Journal","id":"ITEM-1","issued":{"date-parts":[["2000"]]},"title":"Active ERK/MAP kinase is targeted to newly forming cell-matrix adhesions by integrin engagement and v-Src","type":"article-journal"},"uris":["http://www.mendeley.com/documents/?uuid=1fedb19a-03f6-4ecc-9b9a-c869a3cdd819"]}],"mendeley":{"formattedCitation":"[70]","plainTextFormattedCitation":"[70]","previouslyFormattedCitation":"[70]"},"properties":{"noteIndex":0},"schema":"https://github.com/citation-style-language/schema/raw/master/csl-citation.json"}</w:instrText>
      </w:r>
      <w:r>
        <w:fldChar w:fldCharType="separate"/>
      </w:r>
      <w:r w:rsidRPr="00475BB6">
        <w:rPr>
          <w:noProof/>
        </w:rPr>
        <w:t>[70]</w:t>
      </w:r>
      <w:r>
        <w:fldChar w:fldCharType="end"/>
      </w:r>
      <w:r w:rsidRPr="00A36100">
        <w:t xml:space="preserve">. </w:t>
      </w:r>
    </w:p>
    <w:p w14:paraId="5FEA8210" w14:textId="77777777" w:rsidR="00EA6125" w:rsidRDefault="00EA6125" w:rsidP="00EA6125">
      <w:pPr>
        <w:pStyle w:val="Body"/>
        <w:ind w:firstLine="0"/>
        <w:jc w:val="both"/>
      </w:pPr>
    </w:p>
    <w:p w14:paraId="428C8DCF" w14:textId="77777777" w:rsidR="00EA6125" w:rsidRPr="00A36100" w:rsidRDefault="00EA6125" w:rsidP="00EA6125">
      <w:pPr>
        <w:pStyle w:val="Body"/>
        <w:ind w:firstLine="0"/>
        <w:jc w:val="both"/>
      </w:pPr>
    </w:p>
    <w:p w14:paraId="25290A8E" w14:textId="77777777" w:rsidR="00EA6125" w:rsidRPr="00A36100" w:rsidRDefault="00EA6125" w:rsidP="00EA6125">
      <w:pPr>
        <w:pStyle w:val="Heading2"/>
      </w:pPr>
      <w:bookmarkStart w:id="76" w:name="_Toc49318300"/>
      <w:r w:rsidRPr="00A36100">
        <w:t>Mitosis</w:t>
      </w:r>
      <w:bookmarkEnd w:id="76"/>
    </w:p>
    <w:p w14:paraId="3286A096" w14:textId="77777777" w:rsidR="00EA6125" w:rsidRDefault="00EA6125" w:rsidP="00EA6125">
      <w:pPr>
        <w:pStyle w:val="Body"/>
        <w:jc w:val="both"/>
      </w:pPr>
      <w:r w:rsidRPr="00A36100">
        <w:t>Activated AKT and ERK</w:t>
      </w:r>
      <w:r>
        <w:t xml:space="preserve"> </w:t>
      </w:r>
      <w:r w:rsidRPr="00A36100">
        <w:t xml:space="preserve">are responsible for initiating the cell cycle through the activation of several transcription factors. The scheme and approach for our mitosis module is inspired by the </w:t>
      </w:r>
      <w:proofErr w:type="spellStart"/>
      <w:r w:rsidRPr="00A36100">
        <w:t>Goldbeter</w:t>
      </w:r>
      <w:proofErr w:type="spellEnd"/>
      <w:r w:rsidRPr="00A36100">
        <w:t xml:space="preserve"> skeleton model, which itself is based off a larger, more comprehensive model that </w:t>
      </w:r>
      <w:proofErr w:type="spellStart"/>
      <w:r w:rsidRPr="00A36100">
        <w:t>Goldbeter</w:t>
      </w:r>
      <w:proofErr w:type="spellEnd"/>
      <w:r w:rsidRPr="00A36100">
        <w:t xml:space="preserve"> and colleagues have developed</w:t>
      </w:r>
      <w:r>
        <w:t xml:space="preserve"> </w:t>
      </w:r>
      <w:r>
        <w:fldChar w:fldCharType="begin" w:fldLock="1"/>
      </w:r>
      <w:r>
        <w:instrText>ADDIN CSL_CITATION {"citationItems":[{"id":"ITEM-1","itemData":{"DOI":"10.1073/pnas.0903827106","ISBN":"1091-6490 (Electronic)\\r0027-8424 (Linking)","ISSN":"0027-8424","PMID":"20007375","abstract":"We propose an integrated computational model for the network of cyclin-dependent kinases (Cdks) that controls the dynamics of the mammalian cell cycle. The model contains four Cdk modules regulated by reversible phosphorylation, Cdk inhibitors, and protein synthesis or degradation. Growth factors (GFs) trigger the transition from a quiescent, stable steady state to self-sustained oscillations in the Cdk network. These oscillations correspond to the repetitive, transient activation of cyclin D/Cdk4-6 in G(1), cyclin E/Cdk2 at the G(1)/S transition, cyclin A/Cdk2 in S and at the S/G(2) transition, and cyclin B/Cdk1 at the G(2)/M transition. The model accounts for the following major properties of the mammalian cell cycle: (i) repetitive cell cycling in the presence of suprathreshold amounts of GF; (ii) control of cell-cycle progression by the balance between antagonistic effects of the tumor suppressor retinoblastoma protein (pRB) and the transcription factor E2F; and (iii) existence of a restriction point in G(1), beyond which completion of the cell cycle becomes independent of GF. The model also accounts for endoreplication. Incorporating the DNA replication checkpoint mediated by kinases ATR and Chk1 slows down the dynamics of the cell cycle without altering its oscillatory nature and leads to better separation of the S and M phases. The model for the mammalian cell cycle shows how the regulatory structure of the Cdk network results in its temporal self-organization, leading to the repetitive, sequential activation of the four Cdk modules that brings about the orderly progression along cell-cycle phases.","author":[{"dropping-particle":"","family":"Gérard","given":"Claude","non-dropping-particle":"","parse-names":false,"suffix":""},{"dropping-particle":"","family":"Goldbeter","given":"Albert","non-dropping-particle":"","parse-names":false,"suffix":""}],"container-title":"Proceedings of the National Academy of Sciences of the United States of America","id":"ITEM-1","issue":"51","issued":{"date-parts":[["2009"]]},"page":"21643-21648","title":"Temporal self-organization of the cyclin/Cdk network driving the mammalian cell cycle.","type":"article-journal","volume":"106"},"uris":["http://www.mendeley.com/documents/?uuid=d7945937-7a1a-37a8-b757-9eeaaf1b8a85"]},{"id":"ITEM-2","itemData":{"DOI":"10.1098/rsfs.2010.0008","ISBN":"2042-8901 (Electronic)\\r2042-8898 (Linking)","ISSN":"2042-8898","PMID":"22419972","abstract":"We previously proposed a detailed, 39-variable model for the network of cyclin-dependent kinases (Cdks) that controls progression along the successive phases of the mammalian cell cycle. Here, we propose a skeleton, 5-variable model for the Cdk network that can be seen as the backbone of the more detailed model for the mammalian cell cycle. In the presence of sufficient amounts of growth factor, the skeleton model also passes from a stable steady state to sustained oscillations of the various cyclin/Cdk complexes. This transition corresponds to the switch from quiescence to cell proliferation. Sequential activation of the cyclin/Cdk complexes allows the ordered progression along the G1, S, G2 and M phases of the cell cycle. The 5-variable model can also account for the existence of a restriction point in G1, and for endoreplication. Like the detailed model, it contains multiple oscillatory circuits and can display complex oscillatory behaviour such as quasi-periodic oscillations and chaos. We compare the dynamical properties of the skeleton model with those of the more detailed model for the mammalian cell cycle.","author":[{"dropping-particle":"","family":"Gerard","given":"C.","non-dropping-particle":"","parse-names":false,"suffix":""},{"dropping-particle":"","family":"Goldbeter","given":"Albert","non-dropping-particle":"","parse-names":false,"suffix":""}],"container-title":"Interface Focus","id":"ITEM-2","issue":"1","issued":{"date-parts":[["2011"]]},"page":"24-35","title":"A skeleton model for the network of cyclin-dependent kinases driving the mammalian cell cycle","type":"article-journal","volume":"1"},"uris":["http://www.mendeley.com/documents/?uuid=280af4f8-85f9-3528-88eb-a124f3ee6f3f"]}],"mendeley":{"formattedCitation":"[55], [56]","plainTextFormattedCitation":"[55], [56]","previouslyFormattedCitation":"[55], [56]"},"properties":{"noteIndex":0},"schema":"https://github.com/citation-style-language/schema/raw/master/csl-citation.json"}</w:instrText>
      </w:r>
      <w:r>
        <w:fldChar w:fldCharType="separate"/>
      </w:r>
      <w:r w:rsidRPr="007624AF">
        <w:rPr>
          <w:noProof/>
        </w:rPr>
        <w:t>[55], [56]</w:t>
      </w:r>
      <w:r>
        <w:fldChar w:fldCharType="end"/>
      </w:r>
      <w:r w:rsidRPr="00A36100">
        <w:t xml:space="preserve">. The objective of the model is to reduce the number of variables and parameters necessary to capture the complex phenomena of cell division. Making the model simpler allows for quicker simulation and </w:t>
      </w:r>
      <w:r>
        <w:t xml:space="preserve">the </w:t>
      </w:r>
      <w:r w:rsidRPr="00A36100">
        <w:t xml:space="preserve">ability to search through parameter space. Also, it allows us to begin interpreting the minimal signaling circuitry necessary to capture complex cellular phenomena. The model is constructed around the </w:t>
      </w:r>
      <w:proofErr w:type="spellStart"/>
      <w:r w:rsidRPr="00A36100">
        <w:t>Cdks</w:t>
      </w:r>
      <w:proofErr w:type="spellEnd"/>
      <w:r w:rsidRPr="00A36100">
        <w:t xml:space="preserve"> that </w:t>
      </w:r>
      <w:r w:rsidRPr="00A36100">
        <w:lastRenderedPageBreak/>
        <w:t xml:space="preserve">regulate the progression of the mammalian cell cycle through the consecutive phases of mitosis. The cell cycle can be divided into four phases marked by the sequential activation of specific cyclins and their associated kinases. </w:t>
      </w:r>
    </w:p>
    <w:p w14:paraId="71CB5A67" w14:textId="77777777" w:rsidR="00EA6125" w:rsidRPr="00A36100" w:rsidRDefault="00EA6125" w:rsidP="00EA6125">
      <w:pPr>
        <w:pStyle w:val="Body"/>
        <w:ind w:firstLine="0"/>
        <w:jc w:val="both"/>
      </w:pPr>
    </w:p>
    <w:p w14:paraId="21581F4D" w14:textId="77777777" w:rsidR="00EA6125" w:rsidRPr="00A36100" w:rsidRDefault="00EA6125" w:rsidP="00EA6125">
      <w:pPr>
        <w:pStyle w:val="Heading3"/>
      </w:pPr>
      <w:bookmarkStart w:id="77" w:name="_Toc49318301"/>
      <w:r w:rsidRPr="00A36100">
        <w:t xml:space="preserve">G1 </w:t>
      </w:r>
      <w:r>
        <w:t>p</w:t>
      </w:r>
      <w:r w:rsidRPr="00A36100">
        <w:t>hase</w:t>
      </w:r>
      <w:bookmarkEnd w:id="77"/>
    </w:p>
    <w:p w14:paraId="4CB58671" w14:textId="77777777" w:rsidR="00EA6125" w:rsidRPr="00A36100" w:rsidRDefault="00EA6125" w:rsidP="00EA6125">
      <w:pPr>
        <w:pStyle w:val="Body"/>
        <w:jc w:val="both"/>
      </w:pPr>
      <w:r w:rsidRPr="00A36100">
        <w:t xml:space="preserve">In the first phase, ERK directly phosphorylates </w:t>
      </w:r>
      <w:proofErr w:type="spellStart"/>
      <w:r w:rsidRPr="00A36100">
        <w:t>cMyc</w:t>
      </w:r>
      <w:proofErr w:type="spellEnd"/>
      <w:r w:rsidRPr="00A36100">
        <w:t xml:space="preserve">. The </w:t>
      </w:r>
      <w:proofErr w:type="spellStart"/>
      <w:r w:rsidRPr="00A36100">
        <w:t>myc</w:t>
      </w:r>
      <w:proofErr w:type="spellEnd"/>
      <w:r w:rsidRPr="00A36100">
        <w:t xml:space="preserve"> family of genes are transcription factors that result in the expression of genes that drive the cell cycle (down regulation of p21 and upregulation of cyclins). They also play an important role in other vital cell processes such as apoptosis, differentiation</w:t>
      </w:r>
      <w:r>
        <w:t>,</w:t>
      </w:r>
      <w:r w:rsidRPr="00A36100">
        <w:t xml:space="preserve"> and growth. In addition, ERK promotes the formation AP1, which in turn, stimulates the production of cyclin D. In our model</w:t>
      </w:r>
      <w:r>
        <w:t>,</w:t>
      </w:r>
      <w:r w:rsidRPr="00A36100">
        <w:t xml:space="preserve"> both of these steps are modeled directly with no intermediates. Cyclin D forms an inactive complex with p21/p27, inhibiting the cell cycle. p21/p27 is negatively regulated by FAK activity. </w:t>
      </w:r>
    </w:p>
    <w:p w14:paraId="6AF3831A" w14:textId="77777777" w:rsidR="00EA6125" w:rsidRPr="00A36100" w:rsidRDefault="00EA6125" w:rsidP="00EA6125">
      <w:pPr>
        <w:pStyle w:val="Body"/>
        <w:jc w:val="both"/>
      </w:pPr>
      <w:r w:rsidRPr="00A36100">
        <w:t xml:space="preserve">Additionally, activated AKT induces both </w:t>
      </w:r>
      <w:proofErr w:type="spellStart"/>
      <w:r w:rsidRPr="00A36100">
        <w:t>Myc</w:t>
      </w:r>
      <w:proofErr w:type="spellEnd"/>
      <w:r w:rsidRPr="00A36100">
        <w:t xml:space="preserve"> and cyclin D activation through several mechanisms. First, AKT phosphorylates glycogen synthase kinase 3 (GSK3) preventing the degradation of cyclin D</w:t>
      </w:r>
      <w:r>
        <w:t xml:space="preserve"> </w:t>
      </w:r>
      <w:r>
        <w:fldChar w:fldCharType="begin" w:fldLock="1"/>
      </w:r>
      <w:r>
        <w:instrText>ADDIN CSL_CITATION {"citationItems":[{"id":"ITEM-1","itemData":{"DOI":"10.1186/1476-4598-6-24","ISBN":"1476-4598 (Electronic)\\r1476-4598 (Linking)","ISSN":"14764598","PMID":"17407548","abstract":"Cyclin D1 is an important regulator of cell cycle progression and can function as a transcriptionl co-regulator. The overexpression of cyclin D1 has been linked to the development and progression of cancer. Deregulated cyclin D1 degradation appears to be responsible for the increased levels of cyclin D1 in several cancers. Recent findings have identified novel mechanisms involved in the regulation of cyclin D1 stability. A number of therapeutic agents have been shown to induce cyclin D1 degradation. The therapeutic ablation of cyclin D1 may be useful for the prevention and treatment of cancer. In this review, current knowledge on the regulation of cyclin D1 degradation is discussed. Novel insights into cyclin D1 degradation are also discussed in the context of ablative therapy. A number of unresolved questions regarding the regulation of cellular cyclin D1 levels are also addressed.","author":[{"dropping-particle":"","family":"Alao","given":"John P.","non-dropping-particle":"","parse-names":false,"suffix":""}],"container-title":"Molecular Cancer","id":"ITEM-1","issued":{"date-parts":[["2007"]]},"title":"The regulation of cyclin D1 degradation: Roles in cancer development and the potential for therapeutic invention","type":"article"},"uris":["http://www.mendeley.com/documents/?uuid=cf7b7e66-1191-4c72-8a84-26cbbd4da7fc"]}],"mendeley":{"formattedCitation":"[71]","plainTextFormattedCitation":"[71]","previouslyFormattedCitation":"[71]"},"properties":{"noteIndex":0},"schema":"https://github.com/citation-style-language/schema/raw/master/csl-citation.json"}</w:instrText>
      </w:r>
      <w:r>
        <w:fldChar w:fldCharType="separate"/>
      </w:r>
      <w:r w:rsidRPr="00475BB6">
        <w:rPr>
          <w:noProof/>
        </w:rPr>
        <w:t>[71]</w:t>
      </w:r>
      <w:r>
        <w:fldChar w:fldCharType="end"/>
      </w:r>
      <w:r w:rsidRPr="00A36100">
        <w:t>. AKT also stimulates mTOR signaling, increasing the translation of cyclin D by activating ribosomal protein S6K</w:t>
      </w:r>
      <w:r>
        <w:t xml:space="preserve"> </w:t>
      </w:r>
      <w:r>
        <w:fldChar w:fldCharType="begin" w:fldLock="1"/>
      </w:r>
      <w:r>
        <w:instrText>ADDIN CSL_CITATION {"citationItems":[{"id":"ITEM-1","itemData":{"DOI":"10.1101/gad.1212704","ISBN":"1431-6730 (Print)\\r1431-6730 (Linking)","ISSN":"08909369","PMID":"15314020","abstract":"The evolutionarily conserved checkpoint protein kinase, TOR (target of rapamycin), has emerged as a major effector of cell growth and proliferation via the regulation of protein synthesis. Work in the last decade clearly demonstrates that TOR controls protein synthesis through a stunning number of downstream targets. Some of the targets are phosphorylated directly by TOR, but many are phosphorylated indirectly. In this review, we summarize some recent developments in this fast-evolving field. We describe both the upstream components of the signaling pathway(s) that activates mammalian TOR (mTOR) and the downstream targets that affect protein synthesis. We also summarize the roles of mTOR in the control of cell growth and proliferation, as well as its relevance to cancer and synaptic plasticity.","author":[{"dropping-particle":"","family":"Hay","given":"Nissim","non-dropping-particle":"","parse-names":false,"suffix":""},{"dropping-particle":"","family":"Sonenberg","given":"Nahum","non-dropping-particle":"","parse-names":false,"suffix":""}],"container-title":"Genes and Development","id":"ITEM-1","issued":{"date-parts":[["2004"]]},"title":"Upstream and downstream of mTOR","type":"article"},"uris":["http://www.mendeley.com/documents/?uuid=e1670035-19ec-4ee8-a936-8138afee11f2"]}],"mendeley":{"formattedCitation":"[72]","plainTextFormattedCitation":"[72]","previouslyFormattedCitation":"[72]"},"properties":{"noteIndex":0},"schema":"https://github.com/citation-style-language/schema/raw/master/csl-citation.json"}</w:instrText>
      </w:r>
      <w:r>
        <w:fldChar w:fldCharType="separate"/>
      </w:r>
      <w:r w:rsidRPr="00475BB6">
        <w:rPr>
          <w:noProof/>
        </w:rPr>
        <w:t>[72]</w:t>
      </w:r>
      <w:r>
        <w:fldChar w:fldCharType="end"/>
      </w:r>
      <w:r w:rsidRPr="00A36100">
        <w:t xml:space="preserve">. The transcription activity of </w:t>
      </w:r>
      <w:proofErr w:type="spellStart"/>
      <w:r w:rsidRPr="00A36100">
        <w:t>Myc</w:t>
      </w:r>
      <w:proofErr w:type="spellEnd"/>
      <w:r w:rsidRPr="00A36100">
        <w:t xml:space="preserve"> is promoted by AKT</w:t>
      </w:r>
      <w:r>
        <w:t>-</w:t>
      </w:r>
      <w:r w:rsidRPr="00A36100">
        <w:t>mediated degradation of Mad1</w:t>
      </w:r>
      <w:r>
        <w:t xml:space="preserve">. Mad1 is </w:t>
      </w:r>
      <w:r w:rsidRPr="00A36100">
        <w:t xml:space="preserve">an inhibitor of </w:t>
      </w:r>
      <w:proofErr w:type="spellStart"/>
      <w:r w:rsidRPr="00A36100">
        <w:t>Myc</w:t>
      </w:r>
      <w:proofErr w:type="spellEnd"/>
      <w:r>
        <w:t xml:space="preserve"> </w:t>
      </w:r>
      <w:r>
        <w:fldChar w:fldCharType="begin" w:fldLock="1"/>
      </w:r>
      <w:r>
        <w:instrText>ADDIN CSL_CITATION {"citationItems":[{"id":"ITEM-1","itemData":{"DOI":"10.1073/pnas.0802785105","ISBN":"0027-8424","ISSN":"0027-8424","PMID":"18451027","abstract":"Mad1, a member of the Myc/Max/Mad family, suppresses Myc-mediated transcriptional activity by competing with Myc for heterodimerization with its obligatory partner, Max. The expression of Mad1 suppresses Myc-mediated cell proliferation and transformation. The levels of Mad1 protein are generally low in many human cancers, and Mad1 protein has a very short half-life. However, the mechanism that regulates the turnover of Mad1 protein is poorly understood. In this study, we showed that Mad1 is a substrate of p90 ribosomal kinase (RSK) and p70 S6 kinase (S6K). Both RSK and S6K phosphorylate serine 145 of Mad1 upon serum or insulin stimulation. Ser-145 phosphorylation of Mad1 accelerates the ubiquitination and degradation of Mad1 through the 26S proteasome pathway, which in turn promotes the transcriptional activity of Myc. Our study provides a direct link between the growth factor signaling pathways regulated by PI3 kinase/Akt and MAP kinases with Myc-mediated transcription.","author":[{"dropping-particle":"","family":"Zhu","given":"J.","non-dropping-particle":"","parse-names":false,"suffix":""},{"dropping-particle":"","family":"Blenis","given":"J.","non-dropping-particle":"","parse-names":false,"suffix":""},{"dropping-particle":"","family":"Yuan","given":"J.","non-dropping-particle":"","parse-names":false,"suffix":""}],"container-title":"Proceedings of the National Academy of Sciences","id":"ITEM-1","issued":{"date-parts":[["2008"]]},"title":"Activation of PI3K/Akt and MAPK pathways regulates Myc-mediated transcription by phosphorylating and promoting the degradation of Mad1","type":"article-journal"},"uris":["http://www.mendeley.com/documents/?uuid=6ad53a1d-6ded-4a8b-acb6-37d62db54d00"]}],"mendeley":{"formattedCitation":"[73]","plainTextFormattedCitation":"[73]","previouslyFormattedCitation":"[73]"},"properties":{"noteIndex":0},"schema":"https://github.com/citation-style-language/schema/raw/master/csl-citation.json"}</w:instrText>
      </w:r>
      <w:r>
        <w:fldChar w:fldCharType="separate"/>
      </w:r>
      <w:r w:rsidRPr="00475BB6">
        <w:rPr>
          <w:noProof/>
        </w:rPr>
        <w:t>[73]</w:t>
      </w:r>
      <w:r>
        <w:fldChar w:fldCharType="end"/>
      </w:r>
      <w:r w:rsidRPr="00A36100">
        <w:t xml:space="preserve">. </w:t>
      </w:r>
    </w:p>
    <w:p w14:paraId="1AF9656C" w14:textId="77777777" w:rsidR="00EA6125" w:rsidRDefault="00EA6125" w:rsidP="00EA6125">
      <w:pPr>
        <w:pStyle w:val="Body"/>
        <w:jc w:val="both"/>
      </w:pPr>
      <w:r w:rsidRPr="00A36100">
        <w:t xml:space="preserve">Central to the G1/S transition is a bistable switch comprised of Rb and the transcription factor E2F. E2F is another set of transcription </w:t>
      </w:r>
      <w:proofErr w:type="gramStart"/>
      <w:r w:rsidRPr="00A36100">
        <w:t>factors</w:t>
      </w:r>
      <w:proofErr w:type="gramEnd"/>
      <w:r w:rsidRPr="00A36100">
        <w:t xml:space="preserve"> responsible for both activating and suppressing transcription. In </w:t>
      </w:r>
      <w:r>
        <w:t>this</w:t>
      </w:r>
      <w:r w:rsidRPr="00A36100">
        <w:t xml:space="preserve"> work</w:t>
      </w:r>
      <w:r>
        <w:t>,</w:t>
      </w:r>
      <w:r w:rsidRPr="00A36100">
        <w:t xml:space="preserve"> we focus on their role as activators. E2F upregulates the synthesis of cyclins D, E, and A, helping to drive the transition through the cell cycle. Conversely, </w:t>
      </w:r>
      <w:proofErr w:type="spellStart"/>
      <w:r w:rsidRPr="00A36100">
        <w:t>hypophosphorylated</w:t>
      </w:r>
      <w:proofErr w:type="spellEnd"/>
      <w:r w:rsidRPr="00A36100">
        <w:t xml:space="preserve"> Rb inhibits entry into the cell cycle by binding to E2F, thereby preventing the expression of necessary cell cycle</w:t>
      </w:r>
      <w:r>
        <w:t>-</w:t>
      </w:r>
      <w:r w:rsidRPr="00A36100">
        <w:t xml:space="preserve">promoting factors. Rb exists in three forms: </w:t>
      </w:r>
      <w:proofErr w:type="spellStart"/>
      <w:r w:rsidRPr="00A36100">
        <w:t>hypophosphorylated</w:t>
      </w:r>
      <w:proofErr w:type="spellEnd"/>
      <w:r w:rsidRPr="00A36100">
        <w:t>, monophosphorylated, and hyperphosphorylated state</w:t>
      </w:r>
      <w:r>
        <w:t>s</w:t>
      </w:r>
      <w:r w:rsidRPr="00A36100">
        <w:t>. Each of these serve a specific function within the cell. Our simple model only takes into account two forms of Rb</w:t>
      </w:r>
      <w:r>
        <w:t>:</w:t>
      </w:r>
      <w:r w:rsidRPr="00A36100">
        <w:t xml:space="preserve"> the non- and phosphorylated</w:t>
      </w:r>
      <w:r>
        <w:t xml:space="preserve"> (combined mono- and hyper-)</w:t>
      </w:r>
      <w:r w:rsidRPr="00A36100">
        <w:t xml:space="preserve"> states. In our model, cyclin D/Cdk4-6 complex phosphorylates Rb, inhibiting it from binding to E2F. Cyclin E/Cdk2 complex further phosphorylates and inactivates Rb. Biologically, </w:t>
      </w:r>
      <w:r>
        <w:t xml:space="preserve">the </w:t>
      </w:r>
      <w:r w:rsidRPr="00A36100">
        <w:t xml:space="preserve">cyclin D complex is responsible for monophosphorylating Rb and </w:t>
      </w:r>
      <w:r>
        <w:t xml:space="preserve">the </w:t>
      </w:r>
      <w:r w:rsidRPr="00A36100">
        <w:t xml:space="preserve">cyclin E complex </w:t>
      </w:r>
      <w:proofErr w:type="spellStart"/>
      <w:r w:rsidRPr="00A36100">
        <w:t>hyperphosphorlates</w:t>
      </w:r>
      <w:proofErr w:type="spellEnd"/>
      <w:r w:rsidRPr="00A36100">
        <w:t xml:space="preserve"> Rb, </w:t>
      </w:r>
      <w:r w:rsidRPr="00A36100">
        <w:lastRenderedPageBreak/>
        <w:t xml:space="preserve">progressing the cell cycle. We model this by increasing the Rb phosphorylation rate from </w:t>
      </w:r>
      <w:r>
        <w:t xml:space="preserve">the </w:t>
      </w:r>
      <w:r w:rsidRPr="00A36100">
        <w:t xml:space="preserve">cyclin E complex in comparison to </w:t>
      </w:r>
      <w:r>
        <w:t xml:space="preserve">the </w:t>
      </w:r>
      <w:r w:rsidRPr="00A36100">
        <w:t xml:space="preserve">cyclin D complex. </w:t>
      </w:r>
    </w:p>
    <w:p w14:paraId="6CB4A624" w14:textId="77777777" w:rsidR="00EA6125" w:rsidRPr="00A36100" w:rsidRDefault="00EA6125" w:rsidP="00EA6125">
      <w:pPr>
        <w:pStyle w:val="Body"/>
        <w:ind w:firstLine="0"/>
        <w:jc w:val="both"/>
      </w:pPr>
    </w:p>
    <w:p w14:paraId="69569EF9" w14:textId="77777777" w:rsidR="00EA6125" w:rsidRPr="00A36100" w:rsidRDefault="00EA6125" w:rsidP="00EA6125">
      <w:pPr>
        <w:pStyle w:val="Heading3"/>
      </w:pPr>
      <w:bookmarkStart w:id="78" w:name="_Toc49318302"/>
      <w:r w:rsidRPr="00A36100">
        <w:t xml:space="preserve">S </w:t>
      </w:r>
      <w:r>
        <w:t>p</w:t>
      </w:r>
      <w:r w:rsidRPr="00A36100">
        <w:t>hase</w:t>
      </w:r>
      <w:bookmarkEnd w:id="78"/>
    </w:p>
    <w:p w14:paraId="3B1DA5E0" w14:textId="77777777" w:rsidR="00EA6125" w:rsidRDefault="00EA6125" w:rsidP="00EA6125">
      <w:pPr>
        <w:pStyle w:val="Body"/>
        <w:jc w:val="both"/>
      </w:pPr>
      <w:r w:rsidRPr="00A36100">
        <w:t xml:space="preserve">Once cyclin E levels </w:t>
      </w:r>
      <w:r>
        <w:t xml:space="preserve">– </w:t>
      </w:r>
      <w:r w:rsidRPr="00A36100">
        <w:t>stimulated by E2F</w:t>
      </w:r>
      <w:r>
        <w:t xml:space="preserve"> –</w:t>
      </w:r>
      <w:r w:rsidRPr="00A36100">
        <w:t xml:space="preserve"> reach a threshold, the cell moves from G1 </w:t>
      </w:r>
      <w:r>
        <w:t>in</w:t>
      </w:r>
      <w:r w:rsidRPr="00A36100">
        <w:t xml:space="preserve">to S. Cyclin E/Cdk2 can form an inactive complex with p21/p27. A positive feedback loop controls further activation of the cyclin E/Cdk2 complex through Cdc25. We do not explicitly include Cdc25 in this model, but the effect of </w:t>
      </w:r>
      <w:r>
        <w:t>its</w:t>
      </w:r>
      <w:r w:rsidRPr="00A36100">
        <w:t xml:space="preserve"> positive feedback is includ</w:t>
      </w:r>
      <w:r>
        <w:t>ed</w:t>
      </w:r>
      <w:r w:rsidRPr="00A36100">
        <w:t xml:space="preserve"> </w:t>
      </w:r>
      <w:r>
        <w:t>via</w:t>
      </w:r>
      <w:r w:rsidRPr="00A36100">
        <w:t xml:space="preserve"> self-activation of cyclin E. Through </w:t>
      </w:r>
      <w:r>
        <w:t>S-phase kinase-associated protein 2 (</w:t>
      </w:r>
      <w:r w:rsidRPr="00A36100">
        <w:t>Skp2</w:t>
      </w:r>
      <w:r>
        <w:t>)</w:t>
      </w:r>
      <w:r w:rsidRPr="00A36100">
        <w:t>, cyclin E phosphorylates p21/p27</w:t>
      </w:r>
      <w:r>
        <w:t>,</w:t>
      </w:r>
      <w:r w:rsidRPr="00A36100">
        <w:t xml:space="preserve"> marking it for degradation. Skp2 also degrades cyclin E, helping the cell cycle to progress. Inactivation of cyclin E can occur through Wee1 kinase. In our model, </w:t>
      </w:r>
      <w:r>
        <w:t xml:space="preserve">the </w:t>
      </w:r>
      <w:r w:rsidRPr="00A36100">
        <w:t xml:space="preserve">cyclin E complex is inactivated by the emergence of </w:t>
      </w:r>
      <w:r>
        <w:t xml:space="preserve">the </w:t>
      </w:r>
      <w:r w:rsidRPr="00A36100">
        <w:t xml:space="preserve">cyclin A/Cdk2 complex. </w:t>
      </w:r>
    </w:p>
    <w:p w14:paraId="7B716008" w14:textId="77777777" w:rsidR="00EA6125" w:rsidRPr="00A36100" w:rsidRDefault="00EA6125" w:rsidP="00EA6125">
      <w:pPr>
        <w:pStyle w:val="Body"/>
        <w:ind w:firstLine="0"/>
        <w:jc w:val="both"/>
      </w:pPr>
    </w:p>
    <w:p w14:paraId="477E150E" w14:textId="77777777" w:rsidR="00EA6125" w:rsidRPr="00A36100" w:rsidRDefault="00EA6125" w:rsidP="00EA6125">
      <w:pPr>
        <w:pStyle w:val="Heading3"/>
      </w:pPr>
      <w:bookmarkStart w:id="79" w:name="_Toc49318303"/>
      <w:r w:rsidRPr="00A36100">
        <w:t xml:space="preserve">G2 </w:t>
      </w:r>
      <w:r>
        <w:t>p</w:t>
      </w:r>
      <w:r w:rsidRPr="00A36100">
        <w:t>hase</w:t>
      </w:r>
      <w:bookmarkEnd w:id="79"/>
    </w:p>
    <w:p w14:paraId="4AFAA78E" w14:textId="77777777" w:rsidR="00EA6125" w:rsidRDefault="00EA6125" w:rsidP="00EA6125">
      <w:pPr>
        <w:pStyle w:val="Body"/>
        <w:jc w:val="both"/>
      </w:pPr>
      <w:r w:rsidRPr="00A36100">
        <w:t>The S/G2 transition occurs with the synthesis of active cyclin A/Cdk2 complex</w:t>
      </w:r>
      <w:r>
        <w:t>,</w:t>
      </w:r>
      <w:r w:rsidRPr="00A36100">
        <w:t xml:space="preserve"> driven by E2F. Cyclin A </w:t>
      </w:r>
      <w:r>
        <w:t xml:space="preserve">supports </w:t>
      </w:r>
      <w:r w:rsidRPr="00A36100">
        <w:t xml:space="preserve">the transition through S phase by both inactivating E2F and inhibiting </w:t>
      </w:r>
      <w:r>
        <w:t>cadherin-1 (</w:t>
      </w:r>
      <w:r w:rsidRPr="00A36100">
        <w:t>C</w:t>
      </w:r>
      <w:r>
        <w:t>DH</w:t>
      </w:r>
      <w:r w:rsidRPr="00A36100">
        <w:t>1</w:t>
      </w:r>
      <w:r>
        <w:t>)</w:t>
      </w:r>
      <w:r w:rsidRPr="00A36100">
        <w:t>. In turn, C</w:t>
      </w:r>
      <w:r>
        <w:t>DH</w:t>
      </w:r>
      <w:r w:rsidRPr="00A36100">
        <w:t>1 degrades Skp2</w:t>
      </w:r>
      <w:r>
        <w:t>, which</w:t>
      </w:r>
      <w:r w:rsidRPr="00A36100">
        <w:t xml:space="preserve"> stimulates the degradation of cyclin E. The reduction in cyclin E activity facilitates the proper progression through S phase. Further control is exhibited through p21/p27 binding, sequestering cyclin </w:t>
      </w:r>
      <w:proofErr w:type="spellStart"/>
      <w:r w:rsidRPr="00A36100">
        <w:t>A</w:t>
      </w:r>
      <w:proofErr w:type="spellEnd"/>
      <w:r w:rsidRPr="00A36100">
        <w:t xml:space="preserve"> out of the available pool. It has been shown that Wee1 also inactivates cyclin A, similar to cyclin E. We do not include this step. Instead, cyclin A is ultimately inactivated by Cdc20, the final component of our mitotic model. </w:t>
      </w:r>
    </w:p>
    <w:p w14:paraId="0CFADAE4" w14:textId="77777777" w:rsidR="00EA6125" w:rsidRPr="00A36100" w:rsidRDefault="00EA6125" w:rsidP="00EA6125">
      <w:pPr>
        <w:pStyle w:val="Body"/>
        <w:ind w:firstLine="0"/>
        <w:jc w:val="both"/>
      </w:pPr>
    </w:p>
    <w:p w14:paraId="0EAC0A50" w14:textId="77777777" w:rsidR="00EA6125" w:rsidRPr="00A36100" w:rsidRDefault="00EA6125" w:rsidP="00EA6125">
      <w:pPr>
        <w:pStyle w:val="Heading3"/>
      </w:pPr>
      <w:bookmarkStart w:id="80" w:name="_Toc49318304"/>
      <w:r w:rsidRPr="00A36100">
        <w:t xml:space="preserve">M </w:t>
      </w:r>
      <w:r>
        <w:t>p</w:t>
      </w:r>
      <w:r w:rsidRPr="00A36100">
        <w:t>hase</w:t>
      </w:r>
      <w:bookmarkEnd w:id="80"/>
    </w:p>
    <w:p w14:paraId="79145C5A" w14:textId="77777777" w:rsidR="00EA6125" w:rsidRDefault="00EA6125" w:rsidP="00EA6125">
      <w:pPr>
        <w:pStyle w:val="Body"/>
        <w:jc w:val="both"/>
      </w:pPr>
      <w:r w:rsidRPr="00A36100">
        <w:t xml:space="preserve">Cyclin A triggers the activation of </w:t>
      </w:r>
      <w:r>
        <w:t xml:space="preserve">the </w:t>
      </w:r>
      <w:r w:rsidRPr="00A36100">
        <w:t>cyclin</w:t>
      </w:r>
      <w:r>
        <w:t xml:space="preserve"> </w:t>
      </w:r>
      <w:r w:rsidRPr="00A36100">
        <w:t>B/Cdk1 complex, signaling the progression of the cell cycle into M phase. In the full model</w:t>
      </w:r>
      <w:r>
        <w:t>,</w:t>
      </w:r>
      <w:r w:rsidRPr="00A36100">
        <w:t xml:space="preserve"> cyclin B is degraded by C</w:t>
      </w:r>
      <w:r>
        <w:t>DH</w:t>
      </w:r>
      <w:r w:rsidRPr="00A36100">
        <w:t>1, with constant synthesis of cyclin B. When C</w:t>
      </w:r>
      <w:r>
        <w:t>DH</w:t>
      </w:r>
      <w:r w:rsidRPr="00A36100">
        <w:t>1 is inhibited by cyclin A, cyclin B levels can then increase</w:t>
      </w:r>
      <w:r>
        <w:t xml:space="preserve"> unhindered</w:t>
      </w:r>
      <w:r w:rsidRPr="00A36100">
        <w:t xml:space="preserve">. In the simple model, cyclin A activates cyclin B directly. Subsequently, cyclin B activates Cdc20, which, in turn, negatively regulates cyclin B and cyclin A. </w:t>
      </w:r>
      <w:r>
        <w:lastRenderedPageBreak/>
        <w:t>Negative feedback</w:t>
      </w:r>
      <w:r w:rsidRPr="00A36100">
        <w:t xml:space="preserve"> </w:t>
      </w:r>
      <w:r>
        <w:t>pathways acting through</w:t>
      </w:r>
      <w:r w:rsidRPr="00A36100">
        <w:t xml:space="preserve"> </w:t>
      </w:r>
      <w:r>
        <w:t>cyclin B and Cdc20</w:t>
      </w:r>
      <w:r w:rsidRPr="00A36100">
        <w:t xml:space="preserve"> </w:t>
      </w:r>
      <w:r>
        <w:t xml:space="preserve">down regulate cyclin A and help </w:t>
      </w:r>
      <w:r w:rsidRPr="00A36100">
        <w:t xml:space="preserve">set the proper progression through division. </w:t>
      </w:r>
    </w:p>
    <w:p w14:paraId="1D27D8DE" w14:textId="77777777" w:rsidR="00EA6125" w:rsidRPr="00A36100" w:rsidRDefault="00EA6125" w:rsidP="00EA6125">
      <w:pPr>
        <w:pStyle w:val="Body"/>
        <w:ind w:firstLine="0"/>
        <w:jc w:val="both"/>
      </w:pPr>
    </w:p>
    <w:p w14:paraId="1CB76CFB" w14:textId="77777777" w:rsidR="00EA6125" w:rsidRPr="00A36100" w:rsidRDefault="00EA6125" w:rsidP="00EA6125">
      <w:pPr>
        <w:pStyle w:val="Heading2"/>
      </w:pPr>
      <w:bookmarkStart w:id="81" w:name="_Toc49318305"/>
      <w:r w:rsidRPr="00A36100">
        <w:t>Apoptosis</w:t>
      </w:r>
      <w:bookmarkEnd w:id="81"/>
    </w:p>
    <w:p w14:paraId="43DC92BB" w14:textId="77777777" w:rsidR="00EA6125" w:rsidRDefault="00EA6125" w:rsidP="00EA6125">
      <w:pPr>
        <w:pStyle w:val="Body"/>
        <w:jc w:val="both"/>
      </w:pPr>
      <w:r w:rsidRPr="00A36100">
        <w:t>We have included an intrinsic apoptosis module to account for cell death in our model</w:t>
      </w:r>
      <w:r>
        <w:t xml:space="preserve"> by</w:t>
      </w:r>
      <w:r w:rsidRPr="00A36100">
        <w:t xml:space="preserve"> adapt</w:t>
      </w:r>
      <w:r>
        <w:t>ing</w:t>
      </w:r>
      <w:r w:rsidRPr="00A36100">
        <w:t xml:space="preserve"> a portion of the Tyson model for apoptosis</w:t>
      </w:r>
      <w:r>
        <w:t xml:space="preserve"> </w:t>
      </w:r>
      <w:r>
        <w:fldChar w:fldCharType="begin" w:fldLock="1"/>
      </w:r>
      <w:r>
        <w:instrText>ADDIN CSL_CITATION {"citationItems":[{"id":"ITEM-1","itemData":{"DOI":"10.1016/j.bpj.2009.04.053","ISBN":"1542-0086 (Electronic)\\r0006-3495 (Linking)","ISSN":"00063495","PMID":"19619456","abstract":"Multicellular organisms shape development and remove aberrant cells by programmed cell death (\"apoptosis\"). Because defective cell death (too little or too much) is implicated in various diseases (like cancer and autoimmunity), understanding how apoptosis is regulated is an important goal of molecular cell biologists. To this end, we propose a mathematical model of the intrinsic apoptotic pathway that captures three key dynamical features: a signal threshold to elicit cell death, irreversible commitment to the response, and a time delay that is inversely proportional to signal strength. Subdividing the intrinsic pathway into three modules (initiator, amplifier, executioner), we use computer simulation and bifurcation theory to attribute signal threshold and time delay to positive feedback in the initiator module and irreversible commitment to positive feedback in the executioner module. The model accounts for the behavior of mutants deficient in various genes and is used to design experiments that would test its basic assumptions. Finally, we apply the model to study p53-induced cellular responses to DNA damage. Cells first undergo cell cycle arrest and DNA repair, and then apoptosis if the damage is beyond repair. The model ascribes this cell-fate transition to a transformation of p53 from \"helper\" to \"killer\" forms. ?? 2009 by the Biophysical Society.","author":[{"dropping-particle":"","family":"Zhang","given":"Tongli","non-dropping-particle":"","parse-names":false,"suffix":""},{"dropping-particle":"","family":"Brazhnik","given":"Paul","non-dropping-particle":"","parse-names":false,"suffix":""},{"dropping-particle":"","family":"Tyson","given":"John J.","non-dropping-particle":"","parse-names":false,"suffix":""}],"container-title":"Biophysical Journal","id":"ITEM-1","issue":"2","issued":{"date-parts":[["2009"]]},"page":"415-434","title":"Computational analysis of dynamical responses to the intrinsic pathway of programmed cell death","type":"article-journal","volume":"97"},"uris":["http://www.mendeley.com/documents/?uuid=1ec3e44b-285c-3beb-829b-8a51d85e19ba"]}],"mendeley":{"formattedCitation":"[74]","plainTextFormattedCitation":"[74]","previouslyFormattedCitation":"[74]"},"properties":{"noteIndex":0},"schema":"https://github.com/citation-style-language/schema/raw/master/csl-citation.json"}</w:instrText>
      </w:r>
      <w:r>
        <w:fldChar w:fldCharType="separate"/>
      </w:r>
      <w:r w:rsidRPr="00475BB6">
        <w:rPr>
          <w:noProof/>
        </w:rPr>
        <w:t>[74]</w:t>
      </w:r>
      <w:r>
        <w:fldChar w:fldCharType="end"/>
      </w:r>
      <w:r w:rsidRPr="00A36100">
        <w:t xml:space="preserve">. ERK, in addition to AKT through </w:t>
      </w:r>
      <w:proofErr w:type="spellStart"/>
      <w:r>
        <w:t>forkhead</w:t>
      </w:r>
      <w:proofErr w:type="spellEnd"/>
      <w:r>
        <w:t xml:space="preserve"> box O3 (</w:t>
      </w:r>
      <w:r w:rsidRPr="00A36100">
        <w:t>FOXO3</w:t>
      </w:r>
      <w:r>
        <w:t>)</w:t>
      </w:r>
      <w:r w:rsidRPr="00A36100">
        <w:t>, negatively regulates B</w:t>
      </w:r>
      <w:r>
        <w:t>CL</w:t>
      </w:r>
      <w:r w:rsidRPr="00A36100">
        <w:t>-2-like protein 11 (</w:t>
      </w:r>
      <w:r>
        <w:t xml:space="preserve">BH3 or </w:t>
      </w:r>
      <w:r w:rsidRPr="00A36100">
        <w:t>BIM). When AKT and ERK are low</w:t>
      </w:r>
      <w:r>
        <w:t>,</w:t>
      </w:r>
      <w:r w:rsidRPr="00A36100">
        <w:t xml:space="preserve"> BH3 levels increase. </w:t>
      </w:r>
      <w:r>
        <w:t>B-cell lymphoma 2 (</w:t>
      </w:r>
      <w:r w:rsidRPr="00A36100">
        <w:t>B</w:t>
      </w:r>
      <w:r>
        <w:t>CL</w:t>
      </w:r>
      <w:r w:rsidRPr="00A36100">
        <w:t>2</w:t>
      </w:r>
      <w:r>
        <w:t>)</w:t>
      </w:r>
      <w:r w:rsidRPr="00A36100">
        <w:t xml:space="preserve"> initially binds to and removes active BH3 from the activating pool. However, if AKT and ERK remain low, BH3 levels continue to rise</w:t>
      </w:r>
      <w:r>
        <w:t>,</w:t>
      </w:r>
      <w:r w:rsidRPr="00A36100">
        <w:t xml:space="preserve"> leading to the activation</w:t>
      </w:r>
      <w:r>
        <w:t xml:space="preserve"> of BCL2-like protein 4</w:t>
      </w:r>
      <w:r w:rsidRPr="00A36100">
        <w:t xml:space="preserve"> </w:t>
      </w:r>
      <w:r>
        <w:t>(</w:t>
      </w:r>
      <w:r w:rsidRPr="00A36100">
        <w:t>BAX</w:t>
      </w:r>
      <w:r>
        <w:t>)</w:t>
      </w:r>
      <w:r w:rsidRPr="00A36100">
        <w:t>. Within the cell, BH3 instigates a conformational change within BAX, allowing it to insert into the mitochondrial membrane. BAX oligomerizes with itself to form a pore</w:t>
      </w:r>
      <w:r>
        <w:t>,</w:t>
      </w:r>
      <w:r w:rsidRPr="00A36100">
        <w:t xml:space="preserve"> allowing the release of cytochrome c and apoptotic factors. Once this occurs, the apoptosis decision within the cell is final. Additionally, BAX negatively regulates B</w:t>
      </w:r>
      <w:r>
        <w:t>CL</w:t>
      </w:r>
      <w:r w:rsidRPr="00A36100">
        <w:t>2, preventing B</w:t>
      </w:r>
      <w:r>
        <w:t>CL</w:t>
      </w:r>
      <w:r w:rsidRPr="00A36100">
        <w:t>2 from binding and inhibiting BAX. The relationship allows for a bistable response to low AKT and ERK inputs. In the model</w:t>
      </w:r>
      <w:r>
        <w:t>,</w:t>
      </w:r>
      <w:r w:rsidRPr="00A36100">
        <w:t xml:space="preserve"> BAX is </w:t>
      </w:r>
      <w:r>
        <w:t>inactivated</w:t>
      </w:r>
      <w:r w:rsidRPr="00A36100">
        <w:t xml:space="preserve"> at a basal level to prevent accumulation and premature cell death.</w:t>
      </w:r>
      <w:r>
        <w:t xml:space="preserve"> </w:t>
      </w:r>
    </w:p>
    <w:p w14:paraId="76D00E71" w14:textId="77777777" w:rsidR="00EA6125" w:rsidRPr="00EA6125" w:rsidRDefault="00EA6125" w:rsidP="00EA6125">
      <w:pPr>
        <w:rPr>
          <w:rFonts w:ascii="Times New Roman" w:hAnsi="Times New Roman" w:cs="Times New Roman"/>
          <w:sz w:val="24"/>
          <w:szCs w:val="24"/>
        </w:rPr>
      </w:pPr>
    </w:p>
    <w:sectPr w:rsidR="00EA6125" w:rsidRPr="00EA6125" w:rsidSect="005F5A8E">
      <w:footerReference w:type="default" r:id="rId35"/>
      <w:pgSz w:w="12240" w:h="15840"/>
      <w:pgMar w:top="720" w:right="720" w:bottom="720" w:left="72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0" w:author="Microsoft Office User" w:date="2020-05-04T10:37:00Z" w:initials="MOU">
    <w:p w14:paraId="3612B878" w14:textId="0DB32E80" w:rsidR="00302D6B" w:rsidRDefault="00302D6B">
      <w:pPr>
        <w:pStyle w:val="CommentText"/>
      </w:pPr>
      <w:r>
        <w:rPr>
          <w:rStyle w:val="CommentReference"/>
        </w:rPr>
        <w:annotationRef/>
      </w:r>
      <w:r>
        <w:t>Check figure number</w:t>
      </w:r>
    </w:p>
  </w:comment>
  <w:comment w:id="16" w:author="Microsoft Office User" w:date="2020-05-04T10:41:00Z" w:initials="MOU">
    <w:p w14:paraId="3B1AE666" w14:textId="503400F2" w:rsidR="00302D6B" w:rsidRDefault="00302D6B">
      <w:pPr>
        <w:pStyle w:val="CommentText"/>
      </w:pPr>
      <w:r>
        <w:rPr>
          <w:rStyle w:val="CommentReference"/>
        </w:rPr>
        <w:annotationRef/>
      </w:r>
      <w:r>
        <w:t>Citation needed</w:t>
      </w:r>
    </w:p>
  </w:comment>
  <w:comment w:id="20" w:author="Microsoft Office User" w:date="2020-05-04T10:42:00Z" w:initials="MOU">
    <w:p w14:paraId="4061D7CE" w14:textId="403F8D70" w:rsidR="00302D6B" w:rsidRDefault="00302D6B">
      <w:pPr>
        <w:pStyle w:val="CommentText"/>
      </w:pPr>
      <w:r>
        <w:rPr>
          <w:rStyle w:val="CommentReference"/>
        </w:rPr>
        <w:annotationRef/>
      </w:r>
      <w:r>
        <w:t>Citation needed</w:t>
      </w:r>
    </w:p>
  </w:comment>
  <w:comment w:id="37" w:author="Microsoft Office User" w:date="2020-05-04T10:52:00Z" w:initials="MOU">
    <w:p w14:paraId="38413B28" w14:textId="39CD4ACB" w:rsidR="00302D6B" w:rsidRDefault="00302D6B">
      <w:pPr>
        <w:pStyle w:val="CommentText"/>
      </w:pPr>
      <w:r>
        <w:rPr>
          <w:rStyle w:val="CommentReference"/>
        </w:rPr>
        <w:annotationRef/>
      </w:r>
      <w:r>
        <w:t xml:space="preserve">What’s the EMG? </w:t>
      </w:r>
    </w:p>
  </w:comment>
  <w:comment w:id="64" w:author="Microsoft Office User" w:date="2020-05-04T05:00:00Z" w:initials="MOU">
    <w:p w14:paraId="458AB5DD" w14:textId="75A60126" w:rsidR="00302D6B" w:rsidRDefault="00302D6B">
      <w:pPr>
        <w:pStyle w:val="CommentText"/>
      </w:pPr>
      <w:r>
        <w:rPr>
          <w:rStyle w:val="CommentReference"/>
        </w:rPr>
        <w:annotationRef/>
      </w:r>
      <w:r>
        <w:t>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612B878" w15:done="0"/>
  <w15:commentEx w15:paraId="3B1AE666" w15:done="0"/>
  <w15:commentEx w15:paraId="4061D7CE" w15:done="0"/>
  <w15:commentEx w15:paraId="38413B28" w15:done="0"/>
  <w15:commentEx w15:paraId="458AB5D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612B878" w16cid:durableId="225A6ED8"/>
  <w16cid:commentId w16cid:paraId="3B1AE666" w16cid:durableId="225A6FC0"/>
  <w16cid:commentId w16cid:paraId="4061D7CE" w16cid:durableId="225A7011"/>
  <w16cid:commentId w16cid:paraId="38413B28" w16cid:durableId="225A7270"/>
  <w16cid:commentId w16cid:paraId="458AB5DD" w16cid:durableId="225A1F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CB7EEA" w14:textId="77777777" w:rsidR="00587134" w:rsidRDefault="00587134" w:rsidP="007F05E7">
      <w:pPr>
        <w:spacing w:after="0" w:line="240" w:lineRule="auto"/>
      </w:pPr>
      <w:r>
        <w:separator/>
      </w:r>
    </w:p>
  </w:endnote>
  <w:endnote w:type="continuationSeparator" w:id="0">
    <w:p w14:paraId="5A9A1183" w14:textId="77777777" w:rsidR="00587134" w:rsidRDefault="00587134" w:rsidP="007F0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4084332"/>
      <w:docPartObj>
        <w:docPartGallery w:val="Page Numbers (Bottom of Page)"/>
        <w:docPartUnique/>
      </w:docPartObj>
    </w:sdtPr>
    <w:sdtEndPr>
      <w:rPr>
        <w:noProof/>
      </w:rPr>
    </w:sdtEndPr>
    <w:sdtContent>
      <w:p w14:paraId="0DD38EEF" w14:textId="77777777" w:rsidR="00302D6B" w:rsidRDefault="00302D6B">
        <w:pPr>
          <w:pStyle w:val="Footer"/>
        </w:pPr>
      </w:p>
      <w:p w14:paraId="39EF87FF" w14:textId="01FACE93" w:rsidR="00302D6B" w:rsidRDefault="00302D6B">
        <w:pPr>
          <w:pStyle w:val="Footer"/>
        </w:pPr>
        <w:r>
          <w:fldChar w:fldCharType="begin"/>
        </w:r>
        <w:r>
          <w:instrText xml:space="preserve"> PAGE   \* MERGEFORMAT </w:instrText>
        </w:r>
        <w:r>
          <w:fldChar w:fldCharType="separate"/>
        </w:r>
        <w:r>
          <w:rPr>
            <w:noProof/>
          </w:rPr>
          <w:t>2</w:t>
        </w:r>
        <w:r>
          <w:rPr>
            <w:noProof/>
          </w:rPr>
          <w:fldChar w:fldCharType="end"/>
        </w:r>
      </w:p>
    </w:sdtContent>
  </w:sdt>
  <w:p w14:paraId="1588A8A5" w14:textId="77777777" w:rsidR="00302D6B" w:rsidRDefault="00302D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6E9264" w14:textId="77777777" w:rsidR="00587134" w:rsidRDefault="00587134" w:rsidP="007F05E7">
      <w:pPr>
        <w:spacing w:after="0" w:line="240" w:lineRule="auto"/>
      </w:pPr>
      <w:r>
        <w:separator/>
      </w:r>
    </w:p>
  </w:footnote>
  <w:footnote w:type="continuationSeparator" w:id="0">
    <w:p w14:paraId="4E97C56F" w14:textId="77777777" w:rsidR="00587134" w:rsidRDefault="00587134" w:rsidP="007F0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4C3D8F"/>
    <w:multiLevelType w:val="hybridMultilevel"/>
    <w:tmpl w:val="BBBA633C"/>
    <w:lvl w:ilvl="0" w:tplc="6A0823D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E70A64"/>
    <w:multiLevelType w:val="hybridMultilevel"/>
    <w:tmpl w:val="DF427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74040B"/>
    <w:multiLevelType w:val="multilevel"/>
    <w:tmpl w:val="7C680F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5CB690B"/>
    <w:multiLevelType w:val="hybridMultilevel"/>
    <w:tmpl w:val="985207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AD13AD3"/>
    <w:multiLevelType w:val="hybridMultilevel"/>
    <w:tmpl w:val="E7F89F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1222D53"/>
    <w:multiLevelType w:val="hybridMultilevel"/>
    <w:tmpl w:val="5E9ACD02"/>
    <w:lvl w:ilvl="0" w:tplc="9146A8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B24C00"/>
    <w:multiLevelType w:val="hybridMultilevel"/>
    <w:tmpl w:val="3C96D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9928BC"/>
    <w:multiLevelType w:val="hybridMultilevel"/>
    <w:tmpl w:val="B944F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
  </w:num>
  <w:num w:numId="5">
    <w:abstractNumId w:val="4"/>
  </w:num>
  <w:num w:numId="6">
    <w:abstractNumId w:val="7"/>
  </w:num>
  <w:num w:numId="7">
    <w:abstractNumId w:val="5"/>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5E7"/>
    <w:rsid w:val="000216FA"/>
    <w:rsid w:val="00032167"/>
    <w:rsid w:val="000443A1"/>
    <w:rsid w:val="00051ACA"/>
    <w:rsid w:val="00063126"/>
    <w:rsid w:val="00075065"/>
    <w:rsid w:val="0009560F"/>
    <w:rsid w:val="00097233"/>
    <w:rsid w:val="000A1871"/>
    <w:rsid w:val="000B7979"/>
    <w:rsid w:val="000C0087"/>
    <w:rsid w:val="000D1BEF"/>
    <w:rsid w:val="000F1DA5"/>
    <w:rsid w:val="000F5CD9"/>
    <w:rsid w:val="000F698B"/>
    <w:rsid w:val="000F717A"/>
    <w:rsid w:val="001151AA"/>
    <w:rsid w:val="00115924"/>
    <w:rsid w:val="00116DCC"/>
    <w:rsid w:val="00127552"/>
    <w:rsid w:val="001309DF"/>
    <w:rsid w:val="00140E3F"/>
    <w:rsid w:val="0014478B"/>
    <w:rsid w:val="00144D38"/>
    <w:rsid w:val="00154531"/>
    <w:rsid w:val="00157943"/>
    <w:rsid w:val="00157AF8"/>
    <w:rsid w:val="0017598E"/>
    <w:rsid w:val="001778BC"/>
    <w:rsid w:val="001930E0"/>
    <w:rsid w:val="001957DD"/>
    <w:rsid w:val="001A0BA2"/>
    <w:rsid w:val="001A7810"/>
    <w:rsid w:val="001B0BA3"/>
    <w:rsid w:val="001B4A90"/>
    <w:rsid w:val="001B7844"/>
    <w:rsid w:val="001C1DBE"/>
    <w:rsid w:val="001C38DB"/>
    <w:rsid w:val="001C6992"/>
    <w:rsid w:val="001D2EFC"/>
    <w:rsid w:val="001E5E56"/>
    <w:rsid w:val="001F2B89"/>
    <w:rsid w:val="001F76E5"/>
    <w:rsid w:val="00202988"/>
    <w:rsid w:val="0020520A"/>
    <w:rsid w:val="00211FAB"/>
    <w:rsid w:val="002217F9"/>
    <w:rsid w:val="002237F4"/>
    <w:rsid w:val="00223DB6"/>
    <w:rsid w:val="00236FDC"/>
    <w:rsid w:val="002473FD"/>
    <w:rsid w:val="00251FC5"/>
    <w:rsid w:val="00257DA4"/>
    <w:rsid w:val="00260710"/>
    <w:rsid w:val="00261FCC"/>
    <w:rsid w:val="00265741"/>
    <w:rsid w:val="00270E0C"/>
    <w:rsid w:val="00274F9E"/>
    <w:rsid w:val="00275773"/>
    <w:rsid w:val="00285DB9"/>
    <w:rsid w:val="002879ED"/>
    <w:rsid w:val="002A4C83"/>
    <w:rsid w:val="002A4FEE"/>
    <w:rsid w:val="002B229F"/>
    <w:rsid w:val="002B37CB"/>
    <w:rsid w:val="002C61A7"/>
    <w:rsid w:val="002C78DF"/>
    <w:rsid w:val="002D2A03"/>
    <w:rsid w:val="002D6E22"/>
    <w:rsid w:val="002D77BD"/>
    <w:rsid w:val="002E6286"/>
    <w:rsid w:val="002F0D64"/>
    <w:rsid w:val="002F5B3D"/>
    <w:rsid w:val="00302D6B"/>
    <w:rsid w:val="0030541E"/>
    <w:rsid w:val="00311008"/>
    <w:rsid w:val="00316863"/>
    <w:rsid w:val="003204F7"/>
    <w:rsid w:val="00342A2B"/>
    <w:rsid w:val="00353390"/>
    <w:rsid w:val="00370BEF"/>
    <w:rsid w:val="00371030"/>
    <w:rsid w:val="00381328"/>
    <w:rsid w:val="00382EC4"/>
    <w:rsid w:val="00387901"/>
    <w:rsid w:val="00392EEE"/>
    <w:rsid w:val="003971F8"/>
    <w:rsid w:val="003A14D3"/>
    <w:rsid w:val="003A15A1"/>
    <w:rsid w:val="003A55A1"/>
    <w:rsid w:val="003A785D"/>
    <w:rsid w:val="003A78CA"/>
    <w:rsid w:val="003B0227"/>
    <w:rsid w:val="003C69D5"/>
    <w:rsid w:val="003D3DA9"/>
    <w:rsid w:val="003D590D"/>
    <w:rsid w:val="003D67AA"/>
    <w:rsid w:val="00402BCD"/>
    <w:rsid w:val="00413E5C"/>
    <w:rsid w:val="00421085"/>
    <w:rsid w:val="0042332F"/>
    <w:rsid w:val="00436BB6"/>
    <w:rsid w:val="00445082"/>
    <w:rsid w:val="00445DD3"/>
    <w:rsid w:val="004469AB"/>
    <w:rsid w:val="004513D8"/>
    <w:rsid w:val="004547CD"/>
    <w:rsid w:val="00456D63"/>
    <w:rsid w:val="004626B5"/>
    <w:rsid w:val="00472C14"/>
    <w:rsid w:val="00480F60"/>
    <w:rsid w:val="004A0702"/>
    <w:rsid w:val="004A6624"/>
    <w:rsid w:val="004E1588"/>
    <w:rsid w:val="004E27FF"/>
    <w:rsid w:val="004E4A57"/>
    <w:rsid w:val="004E5C54"/>
    <w:rsid w:val="004F30AC"/>
    <w:rsid w:val="00506600"/>
    <w:rsid w:val="0051496D"/>
    <w:rsid w:val="00524A6A"/>
    <w:rsid w:val="00532DA9"/>
    <w:rsid w:val="005401ED"/>
    <w:rsid w:val="00541823"/>
    <w:rsid w:val="00543A27"/>
    <w:rsid w:val="005473A8"/>
    <w:rsid w:val="0055436E"/>
    <w:rsid w:val="005704A7"/>
    <w:rsid w:val="0057342C"/>
    <w:rsid w:val="00580A75"/>
    <w:rsid w:val="005828BF"/>
    <w:rsid w:val="00587134"/>
    <w:rsid w:val="0059517B"/>
    <w:rsid w:val="005B00FB"/>
    <w:rsid w:val="005B0F9E"/>
    <w:rsid w:val="005B3241"/>
    <w:rsid w:val="005E20A4"/>
    <w:rsid w:val="005E59D3"/>
    <w:rsid w:val="005F1891"/>
    <w:rsid w:val="005F56C9"/>
    <w:rsid w:val="005F5A8E"/>
    <w:rsid w:val="00600737"/>
    <w:rsid w:val="00602BA8"/>
    <w:rsid w:val="006134D0"/>
    <w:rsid w:val="006339CF"/>
    <w:rsid w:val="0068013E"/>
    <w:rsid w:val="00683AA4"/>
    <w:rsid w:val="00686BB1"/>
    <w:rsid w:val="00686E01"/>
    <w:rsid w:val="0069151D"/>
    <w:rsid w:val="006A2B38"/>
    <w:rsid w:val="006A64F9"/>
    <w:rsid w:val="006A70E0"/>
    <w:rsid w:val="006A7285"/>
    <w:rsid w:val="006B0C06"/>
    <w:rsid w:val="006B32A1"/>
    <w:rsid w:val="006B69A9"/>
    <w:rsid w:val="006D69CB"/>
    <w:rsid w:val="006D6CB8"/>
    <w:rsid w:val="006F2580"/>
    <w:rsid w:val="00703F95"/>
    <w:rsid w:val="00711786"/>
    <w:rsid w:val="007161D0"/>
    <w:rsid w:val="00724830"/>
    <w:rsid w:val="00724A8A"/>
    <w:rsid w:val="00730B8E"/>
    <w:rsid w:val="007453E9"/>
    <w:rsid w:val="00745499"/>
    <w:rsid w:val="007616BA"/>
    <w:rsid w:val="00771644"/>
    <w:rsid w:val="0077624B"/>
    <w:rsid w:val="00783946"/>
    <w:rsid w:val="00786A20"/>
    <w:rsid w:val="00797D6C"/>
    <w:rsid w:val="007A66F8"/>
    <w:rsid w:val="007B138A"/>
    <w:rsid w:val="007B4E37"/>
    <w:rsid w:val="007D10CE"/>
    <w:rsid w:val="007D1FEA"/>
    <w:rsid w:val="007D5578"/>
    <w:rsid w:val="007D5EEE"/>
    <w:rsid w:val="007E783C"/>
    <w:rsid w:val="007F05E7"/>
    <w:rsid w:val="007F1E6E"/>
    <w:rsid w:val="007F691B"/>
    <w:rsid w:val="008075D6"/>
    <w:rsid w:val="00822EE8"/>
    <w:rsid w:val="00823FFD"/>
    <w:rsid w:val="00830537"/>
    <w:rsid w:val="00831281"/>
    <w:rsid w:val="0083532C"/>
    <w:rsid w:val="00840822"/>
    <w:rsid w:val="00845921"/>
    <w:rsid w:val="008516CD"/>
    <w:rsid w:val="00851840"/>
    <w:rsid w:val="00864552"/>
    <w:rsid w:val="00880693"/>
    <w:rsid w:val="00880AD1"/>
    <w:rsid w:val="008847A6"/>
    <w:rsid w:val="00890E69"/>
    <w:rsid w:val="008A4F79"/>
    <w:rsid w:val="008B016A"/>
    <w:rsid w:val="008B0B17"/>
    <w:rsid w:val="008B5828"/>
    <w:rsid w:val="008B6156"/>
    <w:rsid w:val="008B66EC"/>
    <w:rsid w:val="008C70E4"/>
    <w:rsid w:val="008D307D"/>
    <w:rsid w:val="008D3D35"/>
    <w:rsid w:val="008D42CB"/>
    <w:rsid w:val="008D4920"/>
    <w:rsid w:val="008D6FC1"/>
    <w:rsid w:val="008D7966"/>
    <w:rsid w:val="008E09B6"/>
    <w:rsid w:val="008E4F20"/>
    <w:rsid w:val="008F4553"/>
    <w:rsid w:val="00912D25"/>
    <w:rsid w:val="00931902"/>
    <w:rsid w:val="00933D0D"/>
    <w:rsid w:val="00935025"/>
    <w:rsid w:val="009429C4"/>
    <w:rsid w:val="0094386A"/>
    <w:rsid w:val="00944C41"/>
    <w:rsid w:val="009603BC"/>
    <w:rsid w:val="00960645"/>
    <w:rsid w:val="00962CDD"/>
    <w:rsid w:val="009703FA"/>
    <w:rsid w:val="00975A62"/>
    <w:rsid w:val="009776DA"/>
    <w:rsid w:val="00981F36"/>
    <w:rsid w:val="00993FE2"/>
    <w:rsid w:val="009A2BBE"/>
    <w:rsid w:val="009B0BBE"/>
    <w:rsid w:val="009B6264"/>
    <w:rsid w:val="009C2EA2"/>
    <w:rsid w:val="009D1DFE"/>
    <w:rsid w:val="009D6788"/>
    <w:rsid w:val="009F1718"/>
    <w:rsid w:val="00A0436C"/>
    <w:rsid w:val="00A07B3C"/>
    <w:rsid w:val="00A111C7"/>
    <w:rsid w:val="00A125EE"/>
    <w:rsid w:val="00A164DB"/>
    <w:rsid w:val="00A26216"/>
    <w:rsid w:val="00A33860"/>
    <w:rsid w:val="00A35D7B"/>
    <w:rsid w:val="00A450FA"/>
    <w:rsid w:val="00A52861"/>
    <w:rsid w:val="00A60023"/>
    <w:rsid w:val="00A62851"/>
    <w:rsid w:val="00A65766"/>
    <w:rsid w:val="00A65A08"/>
    <w:rsid w:val="00A66586"/>
    <w:rsid w:val="00A70F80"/>
    <w:rsid w:val="00A8286B"/>
    <w:rsid w:val="00A83A4C"/>
    <w:rsid w:val="00A84D49"/>
    <w:rsid w:val="00A86147"/>
    <w:rsid w:val="00A86FF0"/>
    <w:rsid w:val="00A87551"/>
    <w:rsid w:val="00A87916"/>
    <w:rsid w:val="00A921D4"/>
    <w:rsid w:val="00AC463A"/>
    <w:rsid w:val="00AD00B0"/>
    <w:rsid w:val="00AF73E8"/>
    <w:rsid w:val="00B03B67"/>
    <w:rsid w:val="00B108BF"/>
    <w:rsid w:val="00B159E9"/>
    <w:rsid w:val="00B3371B"/>
    <w:rsid w:val="00B3446B"/>
    <w:rsid w:val="00B367D9"/>
    <w:rsid w:val="00B37396"/>
    <w:rsid w:val="00B42A9E"/>
    <w:rsid w:val="00B505D6"/>
    <w:rsid w:val="00B56371"/>
    <w:rsid w:val="00B603D7"/>
    <w:rsid w:val="00B64346"/>
    <w:rsid w:val="00B656D7"/>
    <w:rsid w:val="00B66A31"/>
    <w:rsid w:val="00B67EDD"/>
    <w:rsid w:val="00B704F1"/>
    <w:rsid w:val="00B82C8E"/>
    <w:rsid w:val="00B9277D"/>
    <w:rsid w:val="00BA07E5"/>
    <w:rsid w:val="00BA2C51"/>
    <w:rsid w:val="00BA4757"/>
    <w:rsid w:val="00BA4A51"/>
    <w:rsid w:val="00BB13E0"/>
    <w:rsid w:val="00BB6663"/>
    <w:rsid w:val="00BC7DCC"/>
    <w:rsid w:val="00BE4865"/>
    <w:rsid w:val="00BF4035"/>
    <w:rsid w:val="00BF561B"/>
    <w:rsid w:val="00BF6251"/>
    <w:rsid w:val="00C13CCA"/>
    <w:rsid w:val="00C147BC"/>
    <w:rsid w:val="00C14F77"/>
    <w:rsid w:val="00C17420"/>
    <w:rsid w:val="00C26A50"/>
    <w:rsid w:val="00C2708F"/>
    <w:rsid w:val="00C36ACB"/>
    <w:rsid w:val="00C43AE7"/>
    <w:rsid w:val="00C6378B"/>
    <w:rsid w:val="00C67CEE"/>
    <w:rsid w:val="00C76BA1"/>
    <w:rsid w:val="00C86641"/>
    <w:rsid w:val="00CA0765"/>
    <w:rsid w:val="00CA60E8"/>
    <w:rsid w:val="00CB0B32"/>
    <w:rsid w:val="00CB376A"/>
    <w:rsid w:val="00CC0C64"/>
    <w:rsid w:val="00CD0B35"/>
    <w:rsid w:val="00CD7545"/>
    <w:rsid w:val="00CE53A7"/>
    <w:rsid w:val="00CE7761"/>
    <w:rsid w:val="00CF6CDC"/>
    <w:rsid w:val="00D02629"/>
    <w:rsid w:val="00D10225"/>
    <w:rsid w:val="00D1300A"/>
    <w:rsid w:val="00D3596F"/>
    <w:rsid w:val="00D440CF"/>
    <w:rsid w:val="00D451B4"/>
    <w:rsid w:val="00D508C4"/>
    <w:rsid w:val="00D53E24"/>
    <w:rsid w:val="00D64B50"/>
    <w:rsid w:val="00D70F27"/>
    <w:rsid w:val="00D86534"/>
    <w:rsid w:val="00D907E0"/>
    <w:rsid w:val="00DC12F8"/>
    <w:rsid w:val="00DD3142"/>
    <w:rsid w:val="00DD49BC"/>
    <w:rsid w:val="00DD70A4"/>
    <w:rsid w:val="00DE2F2A"/>
    <w:rsid w:val="00DF081D"/>
    <w:rsid w:val="00DF5925"/>
    <w:rsid w:val="00E030C0"/>
    <w:rsid w:val="00E102E0"/>
    <w:rsid w:val="00E13F32"/>
    <w:rsid w:val="00E36CB9"/>
    <w:rsid w:val="00E42CE8"/>
    <w:rsid w:val="00E4644C"/>
    <w:rsid w:val="00E57FE4"/>
    <w:rsid w:val="00E63213"/>
    <w:rsid w:val="00E66B0C"/>
    <w:rsid w:val="00E71271"/>
    <w:rsid w:val="00E753EA"/>
    <w:rsid w:val="00EA1C6B"/>
    <w:rsid w:val="00EA6125"/>
    <w:rsid w:val="00ED253B"/>
    <w:rsid w:val="00ED260F"/>
    <w:rsid w:val="00ED2C15"/>
    <w:rsid w:val="00ED3A37"/>
    <w:rsid w:val="00ED6DCE"/>
    <w:rsid w:val="00EE164D"/>
    <w:rsid w:val="00EE50CB"/>
    <w:rsid w:val="00EF3658"/>
    <w:rsid w:val="00F0152E"/>
    <w:rsid w:val="00F01CD8"/>
    <w:rsid w:val="00F03788"/>
    <w:rsid w:val="00F07728"/>
    <w:rsid w:val="00F1273F"/>
    <w:rsid w:val="00F26216"/>
    <w:rsid w:val="00F711A1"/>
    <w:rsid w:val="00F75645"/>
    <w:rsid w:val="00F775AB"/>
    <w:rsid w:val="00F81198"/>
    <w:rsid w:val="00F86358"/>
    <w:rsid w:val="00F87A59"/>
    <w:rsid w:val="00F90D95"/>
    <w:rsid w:val="00FB2905"/>
    <w:rsid w:val="00FC0514"/>
    <w:rsid w:val="00FD0A6B"/>
    <w:rsid w:val="00FD4EE1"/>
    <w:rsid w:val="00FD51A8"/>
    <w:rsid w:val="00FE724C"/>
    <w:rsid w:val="00FF0B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DFF1A"/>
  <w15:chartTrackingRefBased/>
  <w15:docId w15:val="{3BDC2D8B-5DD5-460A-893A-AFB4D89AE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EA6125"/>
    <w:pPr>
      <w:numPr>
        <w:numId w:val="8"/>
      </w:numPr>
      <w:spacing w:after="0" w:line="480" w:lineRule="auto"/>
      <w:jc w:val="center"/>
      <w:outlineLvl w:val="0"/>
    </w:pPr>
    <w:rPr>
      <w:rFonts w:ascii="Times New Roman" w:eastAsiaTheme="majorEastAsia" w:hAnsi="Times New Roman" w:cs="Times New Roman"/>
      <w:b/>
      <w:color w:val="000000" w:themeColor="text1"/>
      <w:sz w:val="24"/>
      <w:szCs w:val="24"/>
    </w:rPr>
  </w:style>
  <w:style w:type="paragraph" w:styleId="Heading2">
    <w:name w:val="heading 2"/>
    <w:basedOn w:val="ListParagraph"/>
    <w:next w:val="Normal"/>
    <w:link w:val="Heading2Char"/>
    <w:uiPriority w:val="9"/>
    <w:unhideWhenUsed/>
    <w:qFormat/>
    <w:rsid w:val="00EA6125"/>
    <w:pPr>
      <w:numPr>
        <w:ilvl w:val="1"/>
        <w:numId w:val="8"/>
      </w:numPr>
      <w:spacing w:after="0" w:line="480" w:lineRule="auto"/>
      <w:outlineLvl w:val="1"/>
    </w:pPr>
    <w:rPr>
      <w:rFonts w:ascii="Times New Roman" w:hAnsi="Times New Roman" w:cs="Times New Roman"/>
      <w:b/>
      <w:sz w:val="24"/>
      <w:szCs w:val="24"/>
    </w:rPr>
  </w:style>
  <w:style w:type="paragraph" w:styleId="Heading3">
    <w:name w:val="heading 3"/>
    <w:basedOn w:val="ListParagraph"/>
    <w:next w:val="Normal"/>
    <w:link w:val="Heading3Char"/>
    <w:uiPriority w:val="9"/>
    <w:unhideWhenUsed/>
    <w:qFormat/>
    <w:rsid w:val="00EA6125"/>
    <w:pPr>
      <w:numPr>
        <w:ilvl w:val="2"/>
        <w:numId w:val="8"/>
      </w:numPr>
      <w:spacing w:after="0" w:line="480" w:lineRule="auto"/>
      <w:outlineLvl w:val="2"/>
    </w:pPr>
    <w:rPr>
      <w:rFonts w:ascii="Times New Roman" w:hAnsi="Times New Roman" w:cs="Times New Roman"/>
      <w:b/>
      <w:sz w:val="24"/>
      <w:szCs w:val="24"/>
    </w:rPr>
  </w:style>
  <w:style w:type="paragraph" w:styleId="Heading4">
    <w:name w:val="heading 4"/>
    <w:basedOn w:val="Normal"/>
    <w:next w:val="Normal"/>
    <w:link w:val="Heading4Char"/>
    <w:uiPriority w:val="9"/>
    <w:semiHidden/>
    <w:unhideWhenUsed/>
    <w:qFormat/>
    <w:rsid w:val="00EA6125"/>
    <w:pPr>
      <w:keepNext/>
      <w:keepLines/>
      <w:numPr>
        <w:ilvl w:val="3"/>
        <w:numId w:val="8"/>
      </w:numPr>
      <w:spacing w:before="40" w:after="0" w:line="480" w:lineRule="auto"/>
      <w:jc w:val="center"/>
      <w:outlineLvl w:val="3"/>
    </w:pPr>
    <w:rPr>
      <w:rFonts w:asciiTheme="majorHAnsi" w:eastAsiaTheme="majorEastAsia" w:hAnsiTheme="majorHAnsi" w:cstheme="majorBidi"/>
      <w:bCs/>
      <w:i/>
      <w:iCs/>
      <w:color w:val="2E74B5" w:themeColor="accent1" w:themeShade="BF"/>
      <w:sz w:val="24"/>
      <w:szCs w:val="24"/>
    </w:rPr>
  </w:style>
  <w:style w:type="paragraph" w:styleId="Heading5">
    <w:name w:val="heading 5"/>
    <w:basedOn w:val="Normal"/>
    <w:next w:val="Normal"/>
    <w:link w:val="Heading5Char"/>
    <w:uiPriority w:val="9"/>
    <w:semiHidden/>
    <w:unhideWhenUsed/>
    <w:qFormat/>
    <w:rsid w:val="00EA6125"/>
    <w:pPr>
      <w:keepNext/>
      <w:keepLines/>
      <w:numPr>
        <w:ilvl w:val="4"/>
        <w:numId w:val="8"/>
      </w:numPr>
      <w:spacing w:before="40" w:after="0" w:line="480" w:lineRule="auto"/>
      <w:jc w:val="center"/>
      <w:outlineLvl w:val="4"/>
    </w:pPr>
    <w:rPr>
      <w:rFonts w:asciiTheme="majorHAnsi" w:eastAsiaTheme="majorEastAsia" w:hAnsiTheme="majorHAnsi" w:cstheme="majorBidi"/>
      <w:bCs/>
      <w:color w:val="2E74B5" w:themeColor="accent1" w:themeShade="BF"/>
      <w:sz w:val="24"/>
      <w:szCs w:val="24"/>
    </w:rPr>
  </w:style>
  <w:style w:type="paragraph" w:styleId="Heading6">
    <w:name w:val="heading 6"/>
    <w:basedOn w:val="Normal"/>
    <w:next w:val="Normal"/>
    <w:link w:val="Heading6Char"/>
    <w:uiPriority w:val="9"/>
    <w:semiHidden/>
    <w:unhideWhenUsed/>
    <w:qFormat/>
    <w:rsid w:val="00EA6125"/>
    <w:pPr>
      <w:keepNext/>
      <w:keepLines/>
      <w:numPr>
        <w:ilvl w:val="5"/>
        <w:numId w:val="8"/>
      </w:numPr>
      <w:spacing w:before="40" w:after="0" w:line="480" w:lineRule="auto"/>
      <w:jc w:val="center"/>
      <w:outlineLvl w:val="5"/>
    </w:pPr>
    <w:rPr>
      <w:rFonts w:asciiTheme="majorHAnsi" w:eastAsiaTheme="majorEastAsia" w:hAnsiTheme="majorHAnsi" w:cstheme="majorBidi"/>
      <w:bCs/>
      <w:color w:val="1F4D78" w:themeColor="accent1" w:themeShade="7F"/>
      <w:sz w:val="24"/>
      <w:szCs w:val="24"/>
    </w:rPr>
  </w:style>
  <w:style w:type="paragraph" w:styleId="Heading7">
    <w:name w:val="heading 7"/>
    <w:basedOn w:val="Normal"/>
    <w:next w:val="Normal"/>
    <w:link w:val="Heading7Char"/>
    <w:uiPriority w:val="9"/>
    <w:semiHidden/>
    <w:unhideWhenUsed/>
    <w:qFormat/>
    <w:rsid w:val="00EA6125"/>
    <w:pPr>
      <w:keepNext/>
      <w:keepLines/>
      <w:numPr>
        <w:ilvl w:val="6"/>
        <w:numId w:val="8"/>
      </w:numPr>
      <w:spacing w:before="40" w:after="0" w:line="480" w:lineRule="auto"/>
      <w:jc w:val="center"/>
      <w:outlineLvl w:val="6"/>
    </w:pPr>
    <w:rPr>
      <w:rFonts w:asciiTheme="majorHAnsi" w:eastAsiaTheme="majorEastAsia" w:hAnsiTheme="majorHAnsi" w:cstheme="majorBidi"/>
      <w:bCs/>
      <w:i/>
      <w:iCs/>
      <w:color w:val="1F4D78" w:themeColor="accent1" w:themeShade="7F"/>
      <w:sz w:val="24"/>
      <w:szCs w:val="24"/>
    </w:rPr>
  </w:style>
  <w:style w:type="paragraph" w:styleId="Heading8">
    <w:name w:val="heading 8"/>
    <w:basedOn w:val="Normal"/>
    <w:next w:val="Normal"/>
    <w:link w:val="Heading8Char"/>
    <w:uiPriority w:val="9"/>
    <w:semiHidden/>
    <w:unhideWhenUsed/>
    <w:qFormat/>
    <w:rsid w:val="00EA6125"/>
    <w:pPr>
      <w:keepNext/>
      <w:keepLines/>
      <w:numPr>
        <w:ilvl w:val="7"/>
        <w:numId w:val="8"/>
      </w:numPr>
      <w:spacing w:before="40" w:after="0" w:line="480" w:lineRule="auto"/>
      <w:jc w:val="center"/>
      <w:outlineLvl w:val="7"/>
    </w:pPr>
    <w:rPr>
      <w:rFonts w:asciiTheme="majorHAnsi" w:eastAsiaTheme="majorEastAsia" w:hAnsiTheme="majorHAnsi" w:cstheme="majorBidi"/>
      <w:bCs/>
      <w:color w:val="272727" w:themeColor="text1" w:themeTint="D8"/>
      <w:sz w:val="21"/>
      <w:szCs w:val="21"/>
    </w:rPr>
  </w:style>
  <w:style w:type="paragraph" w:styleId="Heading9">
    <w:name w:val="heading 9"/>
    <w:basedOn w:val="Normal"/>
    <w:next w:val="Normal"/>
    <w:link w:val="Heading9Char"/>
    <w:uiPriority w:val="9"/>
    <w:semiHidden/>
    <w:unhideWhenUsed/>
    <w:qFormat/>
    <w:rsid w:val="00EA6125"/>
    <w:pPr>
      <w:keepNext/>
      <w:keepLines/>
      <w:numPr>
        <w:ilvl w:val="8"/>
        <w:numId w:val="8"/>
      </w:numPr>
      <w:spacing w:before="40" w:after="0" w:line="480" w:lineRule="auto"/>
      <w:jc w:val="center"/>
      <w:outlineLvl w:val="8"/>
    </w:pPr>
    <w:rPr>
      <w:rFonts w:asciiTheme="majorHAnsi" w:eastAsiaTheme="majorEastAsia" w:hAnsiTheme="majorHAnsi" w:cstheme="majorBidi"/>
      <w:bCs/>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F05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05E7"/>
    <w:rPr>
      <w:sz w:val="20"/>
      <w:szCs w:val="20"/>
    </w:rPr>
  </w:style>
  <w:style w:type="character" w:styleId="FootnoteReference">
    <w:name w:val="footnote reference"/>
    <w:basedOn w:val="DefaultParagraphFont"/>
    <w:uiPriority w:val="99"/>
    <w:semiHidden/>
    <w:unhideWhenUsed/>
    <w:rsid w:val="007F05E7"/>
    <w:rPr>
      <w:vertAlign w:val="superscript"/>
    </w:rPr>
  </w:style>
  <w:style w:type="paragraph" w:styleId="ListParagraph">
    <w:name w:val="List Paragraph"/>
    <w:basedOn w:val="Normal"/>
    <w:uiPriority w:val="34"/>
    <w:qFormat/>
    <w:rsid w:val="00C36ACB"/>
    <w:pPr>
      <w:ind w:left="720"/>
      <w:contextualSpacing/>
    </w:pPr>
  </w:style>
  <w:style w:type="character" w:styleId="Hyperlink">
    <w:name w:val="Hyperlink"/>
    <w:basedOn w:val="DefaultParagraphFont"/>
    <w:uiPriority w:val="99"/>
    <w:unhideWhenUsed/>
    <w:rsid w:val="007161D0"/>
    <w:rPr>
      <w:color w:val="0563C1" w:themeColor="hyperlink"/>
      <w:u w:val="single"/>
    </w:rPr>
  </w:style>
  <w:style w:type="paragraph" w:styleId="Header">
    <w:name w:val="header"/>
    <w:basedOn w:val="Normal"/>
    <w:link w:val="HeaderChar"/>
    <w:uiPriority w:val="99"/>
    <w:unhideWhenUsed/>
    <w:rsid w:val="00A65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A08"/>
  </w:style>
  <w:style w:type="paragraph" w:styleId="Footer">
    <w:name w:val="footer"/>
    <w:basedOn w:val="Normal"/>
    <w:link w:val="FooterChar"/>
    <w:uiPriority w:val="99"/>
    <w:unhideWhenUsed/>
    <w:rsid w:val="00A65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A08"/>
  </w:style>
  <w:style w:type="paragraph" w:styleId="BalloonText">
    <w:name w:val="Balloon Text"/>
    <w:basedOn w:val="Normal"/>
    <w:link w:val="BalloonTextChar"/>
    <w:uiPriority w:val="99"/>
    <w:semiHidden/>
    <w:unhideWhenUsed/>
    <w:rsid w:val="006134D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134D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54531"/>
    <w:rPr>
      <w:sz w:val="16"/>
      <w:szCs w:val="16"/>
    </w:rPr>
  </w:style>
  <w:style w:type="paragraph" w:styleId="CommentText">
    <w:name w:val="annotation text"/>
    <w:basedOn w:val="Normal"/>
    <w:link w:val="CommentTextChar"/>
    <w:uiPriority w:val="99"/>
    <w:semiHidden/>
    <w:unhideWhenUsed/>
    <w:rsid w:val="00154531"/>
    <w:pPr>
      <w:spacing w:line="240" w:lineRule="auto"/>
    </w:pPr>
    <w:rPr>
      <w:sz w:val="20"/>
      <w:szCs w:val="20"/>
    </w:rPr>
  </w:style>
  <w:style w:type="character" w:customStyle="1" w:styleId="CommentTextChar">
    <w:name w:val="Comment Text Char"/>
    <w:basedOn w:val="DefaultParagraphFont"/>
    <w:link w:val="CommentText"/>
    <w:uiPriority w:val="99"/>
    <w:semiHidden/>
    <w:rsid w:val="00154531"/>
    <w:rPr>
      <w:sz w:val="20"/>
      <w:szCs w:val="20"/>
    </w:rPr>
  </w:style>
  <w:style w:type="paragraph" w:styleId="CommentSubject">
    <w:name w:val="annotation subject"/>
    <w:basedOn w:val="CommentText"/>
    <w:next w:val="CommentText"/>
    <w:link w:val="CommentSubjectChar"/>
    <w:uiPriority w:val="99"/>
    <w:semiHidden/>
    <w:unhideWhenUsed/>
    <w:rsid w:val="00154531"/>
    <w:rPr>
      <w:b/>
      <w:bCs/>
    </w:rPr>
  </w:style>
  <w:style w:type="character" w:customStyle="1" w:styleId="CommentSubjectChar">
    <w:name w:val="Comment Subject Char"/>
    <w:basedOn w:val="CommentTextChar"/>
    <w:link w:val="CommentSubject"/>
    <w:uiPriority w:val="99"/>
    <w:semiHidden/>
    <w:rsid w:val="00154531"/>
    <w:rPr>
      <w:b/>
      <w:bCs/>
      <w:sz w:val="20"/>
      <w:szCs w:val="20"/>
    </w:rPr>
  </w:style>
  <w:style w:type="character" w:styleId="LineNumber">
    <w:name w:val="line number"/>
    <w:basedOn w:val="DefaultParagraphFont"/>
    <w:uiPriority w:val="99"/>
    <w:semiHidden/>
    <w:unhideWhenUsed/>
    <w:rsid w:val="005F5A8E"/>
  </w:style>
  <w:style w:type="character" w:customStyle="1" w:styleId="Heading1Char">
    <w:name w:val="Heading 1 Char"/>
    <w:basedOn w:val="DefaultParagraphFont"/>
    <w:link w:val="Heading1"/>
    <w:uiPriority w:val="9"/>
    <w:rsid w:val="00EA6125"/>
    <w:rPr>
      <w:rFonts w:ascii="Times New Roman" w:eastAsiaTheme="majorEastAsia" w:hAnsi="Times New Roman" w:cs="Times New Roman"/>
      <w:b/>
      <w:color w:val="000000" w:themeColor="text1"/>
      <w:sz w:val="24"/>
      <w:szCs w:val="24"/>
    </w:rPr>
  </w:style>
  <w:style w:type="character" w:customStyle="1" w:styleId="Heading2Char">
    <w:name w:val="Heading 2 Char"/>
    <w:basedOn w:val="DefaultParagraphFont"/>
    <w:link w:val="Heading2"/>
    <w:uiPriority w:val="9"/>
    <w:rsid w:val="00EA6125"/>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EA6125"/>
    <w:rPr>
      <w:rFonts w:ascii="Times New Roman" w:hAnsi="Times New Roman" w:cs="Times New Roman"/>
      <w:b/>
      <w:sz w:val="24"/>
      <w:szCs w:val="24"/>
    </w:rPr>
  </w:style>
  <w:style w:type="character" w:customStyle="1" w:styleId="Heading4Char">
    <w:name w:val="Heading 4 Char"/>
    <w:basedOn w:val="DefaultParagraphFont"/>
    <w:link w:val="Heading4"/>
    <w:uiPriority w:val="9"/>
    <w:semiHidden/>
    <w:rsid w:val="00EA6125"/>
    <w:rPr>
      <w:rFonts w:asciiTheme="majorHAnsi" w:eastAsiaTheme="majorEastAsia" w:hAnsiTheme="majorHAnsi" w:cstheme="majorBidi"/>
      <w:bCs/>
      <w:i/>
      <w:iCs/>
      <w:color w:val="2E74B5" w:themeColor="accent1" w:themeShade="BF"/>
      <w:sz w:val="24"/>
      <w:szCs w:val="24"/>
    </w:rPr>
  </w:style>
  <w:style w:type="character" w:customStyle="1" w:styleId="Heading5Char">
    <w:name w:val="Heading 5 Char"/>
    <w:basedOn w:val="DefaultParagraphFont"/>
    <w:link w:val="Heading5"/>
    <w:uiPriority w:val="9"/>
    <w:semiHidden/>
    <w:rsid w:val="00EA6125"/>
    <w:rPr>
      <w:rFonts w:asciiTheme="majorHAnsi" w:eastAsiaTheme="majorEastAsia" w:hAnsiTheme="majorHAnsi" w:cstheme="majorBidi"/>
      <w:bCs/>
      <w:color w:val="2E74B5" w:themeColor="accent1" w:themeShade="BF"/>
      <w:sz w:val="24"/>
      <w:szCs w:val="24"/>
    </w:rPr>
  </w:style>
  <w:style w:type="character" w:customStyle="1" w:styleId="Heading6Char">
    <w:name w:val="Heading 6 Char"/>
    <w:basedOn w:val="DefaultParagraphFont"/>
    <w:link w:val="Heading6"/>
    <w:uiPriority w:val="9"/>
    <w:semiHidden/>
    <w:rsid w:val="00EA6125"/>
    <w:rPr>
      <w:rFonts w:asciiTheme="majorHAnsi" w:eastAsiaTheme="majorEastAsia" w:hAnsiTheme="majorHAnsi" w:cstheme="majorBidi"/>
      <w:bCs/>
      <w:color w:val="1F4D78" w:themeColor="accent1" w:themeShade="7F"/>
      <w:sz w:val="24"/>
      <w:szCs w:val="24"/>
    </w:rPr>
  </w:style>
  <w:style w:type="character" w:customStyle="1" w:styleId="Heading7Char">
    <w:name w:val="Heading 7 Char"/>
    <w:basedOn w:val="DefaultParagraphFont"/>
    <w:link w:val="Heading7"/>
    <w:uiPriority w:val="9"/>
    <w:semiHidden/>
    <w:rsid w:val="00EA6125"/>
    <w:rPr>
      <w:rFonts w:asciiTheme="majorHAnsi" w:eastAsiaTheme="majorEastAsia" w:hAnsiTheme="majorHAnsi" w:cstheme="majorBidi"/>
      <w:bCs/>
      <w:i/>
      <w:iCs/>
      <w:color w:val="1F4D78" w:themeColor="accent1" w:themeShade="7F"/>
      <w:sz w:val="24"/>
      <w:szCs w:val="24"/>
    </w:rPr>
  </w:style>
  <w:style w:type="character" w:customStyle="1" w:styleId="Heading8Char">
    <w:name w:val="Heading 8 Char"/>
    <w:basedOn w:val="DefaultParagraphFont"/>
    <w:link w:val="Heading8"/>
    <w:uiPriority w:val="9"/>
    <w:semiHidden/>
    <w:rsid w:val="00EA6125"/>
    <w:rPr>
      <w:rFonts w:asciiTheme="majorHAnsi" w:eastAsiaTheme="majorEastAsia" w:hAnsiTheme="majorHAnsi" w:cstheme="majorBidi"/>
      <w:bCs/>
      <w:color w:val="272727" w:themeColor="text1" w:themeTint="D8"/>
      <w:sz w:val="21"/>
      <w:szCs w:val="21"/>
    </w:rPr>
  </w:style>
  <w:style w:type="character" w:customStyle="1" w:styleId="Heading9Char">
    <w:name w:val="Heading 9 Char"/>
    <w:basedOn w:val="DefaultParagraphFont"/>
    <w:link w:val="Heading9"/>
    <w:uiPriority w:val="9"/>
    <w:semiHidden/>
    <w:rsid w:val="00EA6125"/>
    <w:rPr>
      <w:rFonts w:asciiTheme="majorHAnsi" w:eastAsiaTheme="majorEastAsia" w:hAnsiTheme="majorHAnsi" w:cstheme="majorBidi"/>
      <w:bCs/>
      <w:i/>
      <w:iCs/>
      <w:color w:val="272727" w:themeColor="text1" w:themeTint="D8"/>
      <w:sz w:val="21"/>
      <w:szCs w:val="21"/>
    </w:rPr>
  </w:style>
  <w:style w:type="paragraph" w:customStyle="1" w:styleId="Body">
    <w:name w:val="Body"/>
    <w:basedOn w:val="Normal"/>
    <w:link w:val="BodyChar"/>
    <w:qFormat/>
    <w:rsid w:val="00EA6125"/>
    <w:pPr>
      <w:spacing w:after="0" w:line="480" w:lineRule="auto"/>
      <w:ind w:firstLine="360"/>
    </w:pPr>
    <w:rPr>
      <w:rFonts w:ascii="Times New Roman" w:hAnsi="Times New Roman" w:cs="Times New Roman"/>
      <w:bCs/>
      <w:sz w:val="24"/>
      <w:szCs w:val="24"/>
    </w:rPr>
  </w:style>
  <w:style w:type="character" w:customStyle="1" w:styleId="BodyChar">
    <w:name w:val="Body Char"/>
    <w:basedOn w:val="DefaultParagraphFont"/>
    <w:link w:val="Body"/>
    <w:rsid w:val="00EA6125"/>
    <w:rPr>
      <w:rFonts w:ascii="Times New Roman" w:hAnsi="Times New Roman" w:cs="Times New Roman"/>
      <w:bCs/>
      <w:sz w:val="24"/>
      <w:szCs w:val="24"/>
    </w:rPr>
  </w:style>
  <w:style w:type="table" w:customStyle="1" w:styleId="TableGrid1">
    <w:name w:val="Table Grid1"/>
    <w:basedOn w:val="TableNormal"/>
    <w:next w:val="TableGrid"/>
    <w:uiPriority w:val="39"/>
    <w:rsid w:val="00063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63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147106">
      <w:bodyDiv w:val="1"/>
      <w:marLeft w:val="0"/>
      <w:marRight w:val="0"/>
      <w:marTop w:val="0"/>
      <w:marBottom w:val="0"/>
      <w:divBdr>
        <w:top w:val="none" w:sz="0" w:space="0" w:color="auto"/>
        <w:left w:val="none" w:sz="0" w:space="0" w:color="auto"/>
        <w:bottom w:val="none" w:sz="0" w:space="0" w:color="auto"/>
        <w:right w:val="none" w:sz="0" w:space="0" w:color="auto"/>
      </w:divBdr>
      <w:divsChild>
        <w:div w:id="1521972215">
          <w:marLeft w:val="446"/>
          <w:marRight w:val="0"/>
          <w:marTop w:val="0"/>
          <w:marBottom w:val="0"/>
          <w:divBdr>
            <w:top w:val="none" w:sz="0" w:space="0" w:color="auto"/>
            <w:left w:val="none" w:sz="0" w:space="0" w:color="auto"/>
            <w:bottom w:val="none" w:sz="0" w:space="0" w:color="auto"/>
            <w:right w:val="none" w:sz="0" w:space="0" w:color="auto"/>
          </w:divBdr>
        </w:div>
      </w:divsChild>
    </w:div>
    <w:div w:id="123230567">
      <w:bodyDiv w:val="1"/>
      <w:marLeft w:val="0"/>
      <w:marRight w:val="0"/>
      <w:marTop w:val="0"/>
      <w:marBottom w:val="0"/>
      <w:divBdr>
        <w:top w:val="none" w:sz="0" w:space="0" w:color="auto"/>
        <w:left w:val="none" w:sz="0" w:space="0" w:color="auto"/>
        <w:bottom w:val="none" w:sz="0" w:space="0" w:color="auto"/>
        <w:right w:val="none" w:sz="0" w:space="0" w:color="auto"/>
      </w:divBdr>
    </w:div>
    <w:div w:id="364912477">
      <w:bodyDiv w:val="1"/>
      <w:marLeft w:val="0"/>
      <w:marRight w:val="0"/>
      <w:marTop w:val="0"/>
      <w:marBottom w:val="0"/>
      <w:divBdr>
        <w:top w:val="none" w:sz="0" w:space="0" w:color="auto"/>
        <w:left w:val="none" w:sz="0" w:space="0" w:color="auto"/>
        <w:bottom w:val="none" w:sz="0" w:space="0" w:color="auto"/>
        <w:right w:val="none" w:sz="0" w:space="0" w:color="auto"/>
      </w:divBdr>
      <w:divsChild>
        <w:div w:id="178282440">
          <w:marLeft w:val="446"/>
          <w:marRight w:val="0"/>
          <w:marTop w:val="0"/>
          <w:marBottom w:val="0"/>
          <w:divBdr>
            <w:top w:val="none" w:sz="0" w:space="0" w:color="auto"/>
            <w:left w:val="none" w:sz="0" w:space="0" w:color="auto"/>
            <w:bottom w:val="none" w:sz="0" w:space="0" w:color="auto"/>
            <w:right w:val="none" w:sz="0" w:space="0" w:color="auto"/>
          </w:divBdr>
        </w:div>
        <w:div w:id="422992555">
          <w:marLeft w:val="446"/>
          <w:marRight w:val="0"/>
          <w:marTop w:val="0"/>
          <w:marBottom w:val="0"/>
          <w:divBdr>
            <w:top w:val="none" w:sz="0" w:space="0" w:color="auto"/>
            <w:left w:val="none" w:sz="0" w:space="0" w:color="auto"/>
            <w:bottom w:val="none" w:sz="0" w:space="0" w:color="auto"/>
            <w:right w:val="none" w:sz="0" w:space="0" w:color="auto"/>
          </w:divBdr>
        </w:div>
        <w:div w:id="520239639">
          <w:marLeft w:val="446"/>
          <w:marRight w:val="0"/>
          <w:marTop w:val="0"/>
          <w:marBottom w:val="0"/>
          <w:divBdr>
            <w:top w:val="none" w:sz="0" w:space="0" w:color="auto"/>
            <w:left w:val="none" w:sz="0" w:space="0" w:color="auto"/>
            <w:bottom w:val="none" w:sz="0" w:space="0" w:color="auto"/>
            <w:right w:val="none" w:sz="0" w:space="0" w:color="auto"/>
          </w:divBdr>
        </w:div>
        <w:div w:id="968436792">
          <w:marLeft w:val="446"/>
          <w:marRight w:val="0"/>
          <w:marTop w:val="0"/>
          <w:marBottom w:val="0"/>
          <w:divBdr>
            <w:top w:val="none" w:sz="0" w:space="0" w:color="auto"/>
            <w:left w:val="none" w:sz="0" w:space="0" w:color="auto"/>
            <w:bottom w:val="none" w:sz="0" w:space="0" w:color="auto"/>
            <w:right w:val="none" w:sz="0" w:space="0" w:color="auto"/>
          </w:divBdr>
        </w:div>
      </w:divsChild>
    </w:div>
    <w:div w:id="735981787">
      <w:bodyDiv w:val="1"/>
      <w:marLeft w:val="0"/>
      <w:marRight w:val="0"/>
      <w:marTop w:val="0"/>
      <w:marBottom w:val="0"/>
      <w:divBdr>
        <w:top w:val="none" w:sz="0" w:space="0" w:color="auto"/>
        <w:left w:val="none" w:sz="0" w:space="0" w:color="auto"/>
        <w:bottom w:val="none" w:sz="0" w:space="0" w:color="auto"/>
        <w:right w:val="none" w:sz="0" w:space="0" w:color="auto"/>
      </w:divBdr>
      <w:divsChild>
        <w:div w:id="749691672">
          <w:marLeft w:val="446"/>
          <w:marRight w:val="0"/>
          <w:marTop w:val="0"/>
          <w:marBottom w:val="0"/>
          <w:divBdr>
            <w:top w:val="none" w:sz="0" w:space="0" w:color="auto"/>
            <w:left w:val="none" w:sz="0" w:space="0" w:color="auto"/>
            <w:bottom w:val="none" w:sz="0" w:space="0" w:color="auto"/>
            <w:right w:val="none" w:sz="0" w:space="0" w:color="auto"/>
          </w:divBdr>
        </w:div>
      </w:divsChild>
    </w:div>
    <w:div w:id="864439103">
      <w:bodyDiv w:val="1"/>
      <w:marLeft w:val="0"/>
      <w:marRight w:val="0"/>
      <w:marTop w:val="0"/>
      <w:marBottom w:val="0"/>
      <w:divBdr>
        <w:top w:val="none" w:sz="0" w:space="0" w:color="auto"/>
        <w:left w:val="none" w:sz="0" w:space="0" w:color="auto"/>
        <w:bottom w:val="none" w:sz="0" w:space="0" w:color="auto"/>
        <w:right w:val="none" w:sz="0" w:space="0" w:color="auto"/>
      </w:divBdr>
      <w:divsChild>
        <w:div w:id="1871187950">
          <w:marLeft w:val="446"/>
          <w:marRight w:val="0"/>
          <w:marTop w:val="0"/>
          <w:marBottom w:val="0"/>
          <w:divBdr>
            <w:top w:val="none" w:sz="0" w:space="0" w:color="auto"/>
            <w:left w:val="none" w:sz="0" w:space="0" w:color="auto"/>
            <w:bottom w:val="none" w:sz="0" w:space="0" w:color="auto"/>
            <w:right w:val="none" w:sz="0" w:space="0" w:color="auto"/>
          </w:divBdr>
        </w:div>
      </w:divsChild>
    </w:div>
    <w:div w:id="932932175">
      <w:bodyDiv w:val="1"/>
      <w:marLeft w:val="0"/>
      <w:marRight w:val="0"/>
      <w:marTop w:val="0"/>
      <w:marBottom w:val="0"/>
      <w:divBdr>
        <w:top w:val="none" w:sz="0" w:space="0" w:color="auto"/>
        <w:left w:val="none" w:sz="0" w:space="0" w:color="auto"/>
        <w:bottom w:val="none" w:sz="0" w:space="0" w:color="auto"/>
        <w:right w:val="none" w:sz="0" w:space="0" w:color="auto"/>
      </w:divBdr>
    </w:div>
    <w:div w:id="947391008">
      <w:bodyDiv w:val="1"/>
      <w:marLeft w:val="0"/>
      <w:marRight w:val="0"/>
      <w:marTop w:val="0"/>
      <w:marBottom w:val="0"/>
      <w:divBdr>
        <w:top w:val="none" w:sz="0" w:space="0" w:color="auto"/>
        <w:left w:val="none" w:sz="0" w:space="0" w:color="auto"/>
        <w:bottom w:val="none" w:sz="0" w:space="0" w:color="auto"/>
        <w:right w:val="none" w:sz="0" w:space="0" w:color="auto"/>
      </w:divBdr>
      <w:divsChild>
        <w:div w:id="548152090">
          <w:marLeft w:val="446"/>
          <w:marRight w:val="0"/>
          <w:marTop w:val="0"/>
          <w:marBottom w:val="0"/>
          <w:divBdr>
            <w:top w:val="none" w:sz="0" w:space="0" w:color="auto"/>
            <w:left w:val="none" w:sz="0" w:space="0" w:color="auto"/>
            <w:bottom w:val="none" w:sz="0" w:space="0" w:color="auto"/>
            <w:right w:val="none" w:sz="0" w:space="0" w:color="auto"/>
          </w:divBdr>
        </w:div>
        <w:div w:id="1844588265">
          <w:marLeft w:val="446"/>
          <w:marRight w:val="0"/>
          <w:marTop w:val="0"/>
          <w:marBottom w:val="0"/>
          <w:divBdr>
            <w:top w:val="none" w:sz="0" w:space="0" w:color="auto"/>
            <w:left w:val="none" w:sz="0" w:space="0" w:color="auto"/>
            <w:bottom w:val="none" w:sz="0" w:space="0" w:color="auto"/>
            <w:right w:val="none" w:sz="0" w:space="0" w:color="auto"/>
          </w:divBdr>
        </w:div>
      </w:divsChild>
    </w:div>
    <w:div w:id="1319849751">
      <w:bodyDiv w:val="1"/>
      <w:marLeft w:val="0"/>
      <w:marRight w:val="0"/>
      <w:marTop w:val="0"/>
      <w:marBottom w:val="0"/>
      <w:divBdr>
        <w:top w:val="none" w:sz="0" w:space="0" w:color="auto"/>
        <w:left w:val="none" w:sz="0" w:space="0" w:color="auto"/>
        <w:bottom w:val="none" w:sz="0" w:space="0" w:color="auto"/>
        <w:right w:val="none" w:sz="0" w:space="0" w:color="auto"/>
      </w:divBdr>
      <w:divsChild>
        <w:div w:id="2090929585">
          <w:marLeft w:val="446"/>
          <w:marRight w:val="0"/>
          <w:marTop w:val="0"/>
          <w:marBottom w:val="0"/>
          <w:divBdr>
            <w:top w:val="none" w:sz="0" w:space="0" w:color="auto"/>
            <w:left w:val="none" w:sz="0" w:space="0" w:color="auto"/>
            <w:bottom w:val="none" w:sz="0" w:space="0" w:color="auto"/>
            <w:right w:val="none" w:sz="0" w:space="0" w:color="auto"/>
          </w:divBdr>
        </w:div>
      </w:divsChild>
    </w:div>
    <w:div w:id="1534344017">
      <w:bodyDiv w:val="1"/>
      <w:marLeft w:val="0"/>
      <w:marRight w:val="0"/>
      <w:marTop w:val="0"/>
      <w:marBottom w:val="0"/>
      <w:divBdr>
        <w:top w:val="none" w:sz="0" w:space="0" w:color="auto"/>
        <w:left w:val="none" w:sz="0" w:space="0" w:color="auto"/>
        <w:bottom w:val="none" w:sz="0" w:space="0" w:color="auto"/>
        <w:right w:val="none" w:sz="0" w:space="0" w:color="auto"/>
      </w:divBdr>
    </w:div>
    <w:div w:id="1544050217">
      <w:bodyDiv w:val="1"/>
      <w:marLeft w:val="0"/>
      <w:marRight w:val="0"/>
      <w:marTop w:val="0"/>
      <w:marBottom w:val="0"/>
      <w:divBdr>
        <w:top w:val="none" w:sz="0" w:space="0" w:color="auto"/>
        <w:left w:val="none" w:sz="0" w:space="0" w:color="auto"/>
        <w:bottom w:val="none" w:sz="0" w:space="0" w:color="auto"/>
        <w:right w:val="none" w:sz="0" w:space="0" w:color="auto"/>
      </w:divBdr>
      <w:divsChild>
        <w:div w:id="1665548712">
          <w:marLeft w:val="446"/>
          <w:marRight w:val="0"/>
          <w:marTop w:val="0"/>
          <w:marBottom w:val="0"/>
          <w:divBdr>
            <w:top w:val="none" w:sz="0" w:space="0" w:color="auto"/>
            <w:left w:val="none" w:sz="0" w:space="0" w:color="auto"/>
            <w:bottom w:val="none" w:sz="0" w:space="0" w:color="auto"/>
            <w:right w:val="none" w:sz="0" w:space="0" w:color="auto"/>
          </w:divBdr>
        </w:div>
      </w:divsChild>
    </w:div>
    <w:div w:id="1556118102">
      <w:bodyDiv w:val="1"/>
      <w:marLeft w:val="0"/>
      <w:marRight w:val="0"/>
      <w:marTop w:val="0"/>
      <w:marBottom w:val="0"/>
      <w:divBdr>
        <w:top w:val="none" w:sz="0" w:space="0" w:color="auto"/>
        <w:left w:val="none" w:sz="0" w:space="0" w:color="auto"/>
        <w:bottom w:val="none" w:sz="0" w:space="0" w:color="auto"/>
        <w:right w:val="none" w:sz="0" w:space="0" w:color="auto"/>
      </w:divBdr>
    </w:div>
    <w:div w:id="1854566981">
      <w:bodyDiv w:val="1"/>
      <w:marLeft w:val="0"/>
      <w:marRight w:val="0"/>
      <w:marTop w:val="0"/>
      <w:marBottom w:val="0"/>
      <w:divBdr>
        <w:top w:val="none" w:sz="0" w:space="0" w:color="auto"/>
        <w:left w:val="none" w:sz="0" w:space="0" w:color="auto"/>
        <w:bottom w:val="none" w:sz="0" w:space="0" w:color="auto"/>
        <w:right w:val="none" w:sz="0" w:space="0" w:color="auto"/>
      </w:divBdr>
      <w:divsChild>
        <w:div w:id="2018270204">
          <w:marLeft w:val="446"/>
          <w:marRight w:val="0"/>
          <w:marTop w:val="0"/>
          <w:marBottom w:val="0"/>
          <w:divBdr>
            <w:top w:val="none" w:sz="0" w:space="0" w:color="auto"/>
            <w:left w:val="none" w:sz="0" w:space="0" w:color="auto"/>
            <w:bottom w:val="none" w:sz="0" w:space="0" w:color="auto"/>
            <w:right w:val="none" w:sz="0" w:space="0" w:color="auto"/>
          </w:divBdr>
        </w:div>
      </w:divsChild>
    </w:div>
    <w:div w:id="1872180669">
      <w:bodyDiv w:val="1"/>
      <w:marLeft w:val="0"/>
      <w:marRight w:val="0"/>
      <w:marTop w:val="0"/>
      <w:marBottom w:val="0"/>
      <w:divBdr>
        <w:top w:val="none" w:sz="0" w:space="0" w:color="auto"/>
        <w:left w:val="none" w:sz="0" w:space="0" w:color="auto"/>
        <w:bottom w:val="none" w:sz="0" w:space="0" w:color="auto"/>
        <w:right w:val="none" w:sz="0" w:space="0" w:color="auto"/>
      </w:divBdr>
    </w:div>
    <w:div w:id="2043480983">
      <w:bodyDiv w:val="1"/>
      <w:marLeft w:val="0"/>
      <w:marRight w:val="0"/>
      <w:marTop w:val="0"/>
      <w:marBottom w:val="0"/>
      <w:divBdr>
        <w:top w:val="none" w:sz="0" w:space="0" w:color="auto"/>
        <w:left w:val="none" w:sz="0" w:space="0" w:color="auto"/>
        <w:bottom w:val="none" w:sz="0" w:space="0" w:color="auto"/>
        <w:right w:val="none" w:sz="0" w:space="0" w:color="auto"/>
      </w:divBdr>
    </w:div>
    <w:div w:id="2131699088">
      <w:bodyDiv w:val="1"/>
      <w:marLeft w:val="0"/>
      <w:marRight w:val="0"/>
      <w:marTop w:val="0"/>
      <w:marBottom w:val="0"/>
      <w:divBdr>
        <w:top w:val="none" w:sz="0" w:space="0" w:color="auto"/>
        <w:left w:val="none" w:sz="0" w:space="0" w:color="auto"/>
        <w:bottom w:val="none" w:sz="0" w:space="0" w:color="auto"/>
        <w:right w:val="none" w:sz="0" w:space="0" w:color="auto"/>
      </w:divBdr>
      <w:divsChild>
        <w:div w:id="66941244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commentsExtended" Target="commentsExtended.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omments" Target="comments.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3.png"/><Relationship Id="rId19" Type="http://schemas.microsoft.com/office/2016/09/relationships/commentsIds" Target="commentsIds.xm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D3F8C-B406-4196-B798-B429C72E0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18187</Words>
  <Characters>103667</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dc:creator>
  <cp:keywords/>
  <dc:description/>
  <cp:lastModifiedBy>Meghan Bowler</cp:lastModifiedBy>
  <cp:revision>2</cp:revision>
  <dcterms:created xsi:type="dcterms:W3CDTF">2021-03-09T17:03:00Z</dcterms:created>
  <dcterms:modified xsi:type="dcterms:W3CDTF">2021-03-09T17:03:00Z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01183dca-b72c-3f44-b0d4-c003fb916e63</vt:lpwstr>
  </property>
  <property fmtid="{D5CDD505-2E9C-101B-9397-08002B2CF9AE}" pid="24" name="Mendeley Citation Style_1">
    <vt:lpwstr>http://www.zotero.org/styles/nature</vt:lpwstr>
  </property>
</Properties>
</file>