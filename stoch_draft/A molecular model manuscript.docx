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208995" w14:textId="2C9357ED" w:rsidR="00236FDC" w:rsidRDefault="00387901" w:rsidP="005F5A8E">
      <w:pPr>
        <w:spacing w:after="0" w:line="480" w:lineRule="auto"/>
        <w:jc w:val="both"/>
        <w:rPr>
          <w:rFonts w:ascii="Times New Roman" w:hAnsi="Times New Roman" w:cs="Times New Roman"/>
          <w:b/>
          <w:sz w:val="24"/>
          <w:szCs w:val="24"/>
        </w:rPr>
      </w:pPr>
      <w:bookmarkStart w:id="0" w:name="_Hlk48073474"/>
      <w:r>
        <w:rPr>
          <w:rFonts w:ascii="Times New Roman" w:hAnsi="Times New Roman" w:cs="Times New Roman"/>
          <w:b/>
          <w:sz w:val="24"/>
          <w:szCs w:val="24"/>
        </w:rPr>
        <w:t xml:space="preserve">A </w:t>
      </w:r>
      <w:r w:rsidR="00236FDC" w:rsidRPr="00C6378B">
        <w:rPr>
          <w:rFonts w:ascii="Times New Roman" w:hAnsi="Times New Roman" w:cs="Times New Roman"/>
          <w:b/>
          <w:sz w:val="24"/>
          <w:szCs w:val="24"/>
          <w:highlight w:val="yellow"/>
        </w:rPr>
        <w:t>stochastic</w:t>
      </w:r>
      <w:r w:rsidR="00236FDC">
        <w:rPr>
          <w:rFonts w:ascii="Times New Roman" w:hAnsi="Times New Roman" w:cs="Times New Roman"/>
          <w:b/>
          <w:sz w:val="24"/>
          <w:szCs w:val="24"/>
        </w:rPr>
        <w:t xml:space="preserve">, </w:t>
      </w:r>
      <w:r>
        <w:rPr>
          <w:rFonts w:ascii="Times New Roman" w:hAnsi="Times New Roman" w:cs="Times New Roman"/>
          <w:b/>
          <w:sz w:val="24"/>
          <w:szCs w:val="24"/>
        </w:rPr>
        <w:t xml:space="preserve">molecular </w:t>
      </w:r>
      <w:r w:rsidRPr="00C6378B">
        <w:rPr>
          <w:rFonts w:ascii="Times New Roman" w:hAnsi="Times New Roman" w:cs="Times New Roman"/>
          <w:b/>
          <w:sz w:val="24"/>
          <w:szCs w:val="24"/>
          <w:highlight w:val="yellow"/>
        </w:rPr>
        <w:t>model</w:t>
      </w:r>
      <w:r>
        <w:rPr>
          <w:rFonts w:ascii="Times New Roman" w:hAnsi="Times New Roman" w:cs="Times New Roman"/>
          <w:b/>
          <w:sz w:val="24"/>
          <w:szCs w:val="24"/>
        </w:rPr>
        <w:t xml:space="preserve"> of non-small cell lung </w:t>
      </w:r>
      <w:r w:rsidRPr="003D590D">
        <w:rPr>
          <w:rFonts w:ascii="Times New Roman" w:hAnsi="Times New Roman" w:cs="Times New Roman"/>
          <w:b/>
          <w:sz w:val="24"/>
          <w:szCs w:val="24"/>
          <w:highlight w:val="yellow"/>
        </w:rPr>
        <w:t>cancer</w:t>
      </w:r>
      <w:r w:rsidR="00236FDC">
        <w:rPr>
          <w:rFonts w:ascii="Times New Roman" w:hAnsi="Times New Roman" w:cs="Times New Roman"/>
          <w:b/>
          <w:sz w:val="24"/>
          <w:szCs w:val="24"/>
        </w:rPr>
        <w:t xml:space="preserve"> </w:t>
      </w:r>
      <w:r w:rsidR="00236FDC" w:rsidRPr="003D590D">
        <w:rPr>
          <w:rFonts w:ascii="Times New Roman" w:hAnsi="Times New Roman" w:cs="Times New Roman"/>
          <w:b/>
          <w:sz w:val="24"/>
          <w:szCs w:val="24"/>
          <w:highlight w:val="yellow"/>
        </w:rPr>
        <w:t>fate decision</w:t>
      </w:r>
      <w:r w:rsidR="003D590D" w:rsidRPr="003D590D">
        <w:rPr>
          <w:rFonts w:ascii="Times New Roman" w:hAnsi="Times New Roman" w:cs="Times New Roman"/>
          <w:b/>
          <w:sz w:val="24"/>
          <w:szCs w:val="24"/>
          <w:highlight w:val="yellow"/>
        </w:rPr>
        <w:t>s</w:t>
      </w:r>
      <w:r>
        <w:rPr>
          <w:rFonts w:ascii="Times New Roman" w:hAnsi="Times New Roman" w:cs="Times New Roman"/>
          <w:b/>
          <w:sz w:val="24"/>
          <w:szCs w:val="24"/>
        </w:rPr>
        <w:t xml:space="preserve"> captures </w:t>
      </w:r>
      <w:r w:rsidR="00236FDC">
        <w:rPr>
          <w:rFonts w:ascii="Times New Roman" w:hAnsi="Times New Roman" w:cs="Times New Roman"/>
          <w:b/>
          <w:sz w:val="24"/>
          <w:szCs w:val="24"/>
        </w:rPr>
        <w:t xml:space="preserve">complex single-cell behavior in response to </w:t>
      </w:r>
      <w:r w:rsidR="00236FDC" w:rsidRPr="00C6378B">
        <w:rPr>
          <w:rFonts w:ascii="Times New Roman" w:hAnsi="Times New Roman" w:cs="Times New Roman"/>
          <w:b/>
          <w:sz w:val="24"/>
          <w:szCs w:val="24"/>
          <w:highlight w:val="yellow"/>
        </w:rPr>
        <w:t>EGFR</w:t>
      </w:r>
      <w:r w:rsidR="00236FDC">
        <w:rPr>
          <w:rFonts w:ascii="Times New Roman" w:hAnsi="Times New Roman" w:cs="Times New Roman"/>
          <w:b/>
          <w:sz w:val="24"/>
          <w:szCs w:val="24"/>
        </w:rPr>
        <w:t xml:space="preserve"> </w:t>
      </w:r>
      <w:r w:rsidR="00C6378B" w:rsidRPr="00C6378B">
        <w:rPr>
          <w:rFonts w:ascii="Times New Roman" w:hAnsi="Times New Roman" w:cs="Times New Roman"/>
          <w:b/>
          <w:sz w:val="24"/>
          <w:szCs w:val="24"/>
          <w:highlight w:val="yellow"/>
        </w:rPr>
        <w:t>inhibition</w:t>
      </w:r>
      <w:r w:rsidR="00236FDC">
        <w:rPr>
          <w:rFonts w:ascii="Times New Roman" w:hAnsi="Times New Roman" w:cs="Times New Roman"/>
          <w:b/>
          <w:sz w:val="24"/>
          <w:szCs w:val="24"/>
        </w:rPr>
        <w:t xml:space="preserve"> and </w:t>
      </w:r>
      <w:r w:rsidR="00236FDC" w:rsidRPr="00C6378B">
        <w:rPr>
          <w:rFonts w:ascii="Times New Roman" w:hAnsi="Times New Roman" w:cs="Times New Roman"/>
          <w:b/>
          <w:sz w:val="24"/>
          <w:szCs w:val="24"/>
          <w:highlight w:val="yellow"/>
        </w:rPr>
        <w:t>substrate stiffness</w:t>
      </w:r>
      <w:r w:rsidR="00236FDC">
        <w:rPr>
          <w:rFonts w:ascii="Times New Roman" w:hAnsi="Times New Roman" w:cs="Times New Roman"/>
          <w:b/>
          <w:sz w:val="24"/>
          <w:szCs w:val="24"/>
        </w:rPr>
        <w:t xml:space="preserve"> modulation showing changes in </w:t>
      </w:r>
      <w:r>
        <w:rPr>
          <w:rFonts w:ascii="Times New Roman" w:hAnsi="Times New Roman" w:cs="Times New Roman"/>
          <w:b/>
          <w:sz w:val="24"/>
          <w:szCs w:val="24"/>
        </w:rPr>
        <w:t>population dynamics and G1-</w:t>
      </w:r>
      <w:r w:rsidR="006A7285">
        <w:rPr>
          <w:rFonts w:ascii="Times New Roman" w:hAnsi="Times New Roman" w:cs="Times New Roman"/>
          <w:b/>
          <w:sz w:val="24"/>
          <w:szCs w:val="24"/>
        </w:rPr>
        <w:t>period</w:t>
      </w:r>
      <w:r w:rsidR="005F56C9">
        <w:rPr>
          <w:rFonts w:ascii="Times New Roman" w:hAnsi="Times New Roman" w:cs="Times New Roman"/>
          <w:b/>
          <w:sz w:val="24"/>
          <w:szCs w:val="24"/>
        </w:rPr>
        <w:t xml:space="preserve"> quantization</w:t>
      </w:r>
    </w:p>
    <w:p w14:paraId="2BA0ED40" w14:textId="3B3D26FB" w:rsidR="008D307D" w:rsidRDefault="008D307D" w:rsidP="005F5A8E">
      <w:pPr>
        <w:spacing w:after="0" w:line="480" w:lineRule="auto"/>
        <w:jc w:val="both"/>
        <w:rPr>
          <w:rFonts w:ascii="Times New Roman" w:hAnsi="Times New Roman" w:cs="Times New Roman"/>
          <w:b/>
          <w:sz w:val="24"/>
          <w:szCs w:val="24"/>
        </w:rPr>
      </w:pPr>
    </w:p>
    <w:p w14:paraId="340D51FC" w14:textId="3B23B79A" w:rsidR="008D307D" w:rsidRDefault="00223DB6" w:rsidP="005F5A8E">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A stochastic model of cancer fate decisions reveals network topology required (sufficient) for extended G1-phase (quiescence)</w:t>
      </w:r>
    </w:p>
    <w:bookmarkEnd w:id="0"/>
    <w:p w14:paraId="760BD6F5" w14:textId="3F425C1B" w:rsidR="00236FDC" w:rsidRDefault="00236FDC" w:rsidP="005F5A8E">
      <w:pPr>
        <w:spacing w:after="0" w:line="480" w:lineRule="auto"/>
        <w:jc w:val="both"/>
        <w:rPr>
          <w:rFonts w:ascii="Times New Roman" w:hAnsi="Times New Roman" w:cs="Times New Roman"/>
          <w:b/>
          <w:sz w:val="24"/>
          <w:szCs w:val="24"/>
        </w:rPr>
      </w:pPr>
    </w:p>
    <w:p w14:paraId="6FD44F3F" w14:textId="16D5D721" w:rsidR="00236FDC" w:rsidRPr="005F5A8E" w:rsidRDefault="00236FDC" w:rsidP="005F5A8E">
      <w:pPr>
        <w:spacing w:after="0" w:line="480" w:lineRule="auto"/>
        <w:jc w:val="both"/>
        <w:rPr>
          <w:rFonts w:ascii="Times New Roman" w:hAnsi="Times New Roman" w:cs="Times New Roman"/>
          <w:b/>
          <w:sz w:val="28"/>
          <w:szCs w:val="28"/>
        </w:rPr>
      </w:pPr>
      <w:r w:rsidRPr="005F5A8E">
        <w:rPr>
          <w:rFonts w:ascii="Times New Roman" w:hAnsi="Times New Roman" w:cs="Times New Roman"/>
          <w:b/>
          <w:sz w:val="28"/>
          <w:szCs w:val="28"/>
        </w:rPr>
        <w:t>Abstract</w:t>
      </w:r>
    </w:p>
    <w:p w14:paraId="24AABF6B" w14:textId="77777777" w:rsidR="00236FDC" w:rsidRPr="00236FDC" w:rsidRDefault="00236FDC" w:rsidP="005F5A8E">
      <w:pPr>
        <w:spacing w:after="0" w:line="480" w:lineRule="auto"/>
        <w:jc w:val="both"/>
        <w:rPr>
          <w:rFonts w:ascii="Times New Roman" w:hAnsi="Times New Roman" w:cs="Times New Roman"/>
          <w:bCs/>
          <w:sz w:val="24"/>
          <w:szCs w:val="24"/>
        </w:rPr>
      </w:pPr>
    </w:p>
    <w:p w14:paraId="13ECBAD7" w14:textId="4E0E6F03" w:rsidR="00236FDC" w:rsidRDefault="00236FDC" w:rsidP="005F5A8E">
      <w:pPr>
        <w:spacing w:after="0" w:line="480" w:lineRule="auto"/>
        <w:ind w:firstLine="360"/>
        <w:jc w:val="both"/>
        <w:rPr>
          <w:rFonts w:ascii="Times New Roman" w:hAnsi="Times New Roman" w:cs="Times New Roman"/>
          <w:bCs/>
          <w:sz w:val="24"/>
          <w:szCs w:val="24"/>
        </w:rPr>
      </w:pPr>
      <w:r w:rsidRPr="00236FDC">
        <w:rPr>
          <w:rFonts w:ascii="Times New Roman" w:hAnsi="Times New Roman" w:cs="Times New Roman"/>
          <w:bCs/>
          <w:sz w:val="24"/>
          <w:szCs w:val="24"/>
        </w:rPr>
        <w:t xml:space="preserve">Targeted therapy of epidermal growth factor receptor has been a successful initial treatment for patients with non-small cell lung cancer. The disease, however, will generally progress as the tumors become resistant. One cause of resistance is linked to heterogeneity of cell fates in response to drug treatment. Underlying fate decision, and ultimately population response, is the complex signaling network of the cell. To understand the dynamics of a drug response, it is necessary to determine how external stimuli </w:t>
      </w:r>
      <w:r>
        <w:rPr>
          <w:rFonts w:ascii="Times New Roman" w:hAnsi="Times New Roman" w:cs="Times New Roman"/>
          <w:bCs/>
          <w:sz w:val="24"/>
          <w:szCs w:val="24"/>
        </w:rPr>
        <w:t>are</w:t>
      </w:r>
      <w:r w:rsidRPr="00236FDC">
        <w:rPr>
          <w:rFonts w:ascii="Times New Roman" w:hAnsi="Times New Roman" w:cs="Times New Roman"/>
          <w:bCs/>
          <w:sz w:val="24"/>
          <w:szCs w:val="24"/>
        </w:rPr>
        <w:t xml:space="preserve"> integrated into a fate and how perturbations in the signaling network alter the decision process. In this study, we find that extracellular matrix (ECM) stiffness modulates proliferation behavior and the distribution of cell fates. Using these results, we have built a stochastic model capable of accurately predicting population dynamics – validated by in vitro evaluation of patient-derived lines. The model, once properly trained to data, could be a useful tool for quantitative prediction of drug response. </w:t>
      </w:r>
    </w:p>
    <w:p w14:paraId="1AC59930" w14:textId="29928AC6" w:rsidR="005F5A8E" w:rsidRDefault="005F5A8E" w:rsidP="005F5A8E">
      <w:pPr>
        <w:spacing w:after="0" w:line="480" w:lineRule="auto"/>
        <w:ind w:firstLine="360"/>
        <w:jc w:val="both"/>
        <w:rPr>
          <w:rFonts w:ascii="Times New Roman" w:hAnsi="Times New Roman" w:cs="Times New Roman"/>
          <w:bCs/>
          <w:sz w:val="24"/>
          <w:szCs w:val="24"/>
        </w:rPr>
      </w:pPr>
    </w:p>
    <w:p w14:paraId="75E29A94" w14:textId="3418BFE3" w:rsidR="005F5A8E" w:rsidRPr="005F5A8E" w:rsidRDefault="005F5A8E" w:rsidP="005F5A8E">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Author Summary</w:t>
      </w:r>
    </w:p>
    <w:p w14:paraId="6538F2B5" w14:textId="77777777" w:rsidR="00236FDC" w:rsidRPr="00236FDC" w:rsidRDefault="00236FDC" w:rsidP="005F5A8E">
      <w:pPr>
        <w:spacing w:after="0" w:line="480" w:lineRule="auto"/>
        <w:jc w:val="both"/>
        <w:rPr>
          <w:rFonts w:ascii="Times New Roman" w:hAnsi="Times New Roman" w:cs="Times New Roman"/>
          <w:bCs/>
          <w:sz w:val="24"/>
          <w:szCs w:val="24"/>
        </w:rPr>
      </w:pPr>
    </w:p>
    <w:p w14:paraId="73DA48BA" w14:textId="77777777" w:rsidR="00B603D7" w:rsidRPr="005F5A8E" w:rsidRDefault="00686E01" w:rsidP="005F5A8E">
      <w:pPr>
        <w:spacing w:after="0" w:line="480" w:lineRule="auto"/>
        <w:jc w:val="both"/>
        <w:rPr>
          <w:rFonts w:ascii="Times New Roman" w:hAnsi="Times New Roman" w:cs="Times New Roman"/>
          <w:b/>
          <w:sz w:val="28"/>
          <w:szCs w:val="28"/>
        </w:rPr>
      </w:pPr>
      <w:r w:rsidRPr="005F5A8E">
        <w:rPr>
          <w:rFonts w:ascii="Times New Roman" w:hAnsi="Times New Roman" w:cs="Times New Roman"/>
          <w:b/>
          <w:sz w:val="28"/>
          <w:szCs w:val="28"/>
        </w:rPr>
        <w:t>Introduction</w:t>
      </w:r>
    </w:p>
    <w:p w14:paraId="66885380" w14:textId="77777777" w:rsidR="005F5A8E" w:rsidRDefault="005F5A8E" w:rsidP="005F5A8E">
      <w:pPr>
        <w:spacing w:after="0" w:line="480" w:lineRule="auto"/>
        <w:jc w:val="both"/>
        <w:rPr>
          <w:rFonts w:ascii="Times New Roman" w:hAnsi="Times New Roman" w:cs="Times New Roman"/>
          <w:sz w:val="24"/>
          <w:szCs w:val="24"/>
        </w:rPr>
      </w:pPr>
    </w:p>
    <w:p w14:paraId="1824EF33" w14:textId="22B3CB3B" w:rsidR="00686E01" w:rsidRDefault="00ED260F" w:rsidP="005F5A8E">
      <w:pPr>
        <w:spacing w:after="0" w:line="480" w:lineRule="auto"/>
        <w:ind w:firstLine="360"/>
        <w:jc w:val="both"/>
        <w:rPr>
          <w:rFonts w:ascii="Times New Roman" w:hAnsi="Times New Roman" w:cs="Times New Roman"/>
          <w:sz w:val="24"/>
          <w:szCs w:val="24"/>
        </w:rPr>
      </w:pPr>
      <w:r w:rsidRPr="00ED260F">
        <w:rPr>
          <w:rFonts w:ascii="Times New Roman" w:hAnsi="Times New Roman" w:cs="Times New Roman"/>
          <w:sz w:val="24"/>
          <w:szCs w:val="24"/>
        </w:rPr>
        <w:lastRenderedPageBreak/>
        <w:t xml:space="preserve">How cells interpret their chemical and mechanical environments to make </w:t>
      </w:r>
      <w:r w:rsidR="00686E01">
        <w:rPr>
          <w:rFonts w:ascii="Times New Roman" w:hAnsi="Times New Roman" w:cs="Times New Roman"/>
          <w:sz w:val="24"/>
          <w:szCs w:val="24"/>
        </w:rPr>
        <w:t xml:space="preserve">fate </w:t>
      </w:r>
      <w:r w:rsidRPr="00ED260F">
        <w:rPr>
          <w:rFonts w:ascii="Times New Roman" w:hAnsi="Times New Roman" w:cs="Times New Roman"/>
          <w:sz w:val="24"/>
          <w:szCs w:val="24"/>
        </w:rPr>
        <w:t xml:space="preserve">decisions remains an open question at the </w:t>
      </w:r>
      <w:r w:rsidR="006134D0">
        <w:rPr>
          <w:rFonts w:ascii="Times New Roman" w:hAnsi="Times New Roman" w:cs="Times New Roman"/>
          <w:sz w:val="24"/>
          <w:szCs w:val="24"/>
        </w:rPr>
        <w:t>interface</w:t>
      </w:r>
      <w:r w:rsidR="006134D0" w:rsidRPr="00ED260F">
        <w:rPr>
          <w:rFonts w:ascii="Times New Roman" w:hAnsi="Times New Roman" w:cs="Times New Roman"/>
          <w:sz w:val="24"/>
          <w:szCs w:val="24"/>
        </w:rPr>
        <w:t xml:space="preserve"> </w:t>
      </w:r>
      <w:r w:rsidRPr="00ED260F">
        <w:rPr>
          <w:rFonts w:ascii="Times New Roman" w:hAnsi="Times New Roman" w:cs="Times New Roman"/>
          <w:sz w:val="24"/>
          <w:szCs w:val="24"/>
        </w:rPr>
        <w:t xml:space="preserve">of multiple disciplines. </w:t>
      </w:r>
      <w:r w:rsidR="00DF5925">
        <w:rPr>
          <w:rFonts w:ascii="Times New Roman" w:hAnsi="Times New Roman" w:cs="Times New Roman"/>
          <w:sz w:val="24"/>
          <w:szCs w:val="24"/>
        </w:rPr>
        <w:t>Cancer</w:t>
      </w:r>
      <w:r w:rsidR="00730B8E">
        <w:rPr>
          <w:rFonts w:ascii="Times New Roman" w:hAnsi="Times New Roman" w:cs="Times New Roman"/>
          <w:sz w:val="24"/>
          <w:szCs w:val="24"/>
        </w:rPr>
        <w:t>, generally speaking, is a misappropriation of the cellular machinery responsible for those decisions.</w:t>
      </w:r>
      <w:r w:rsidR="00BA2C51">
        <w:rPr>
          <w:rFonts w:ascii="Times New Roman" w:hAnsi="Times New Roman" w:cs="Times New Roman"/>
          <w:sz w:val="24"/>
          <w:szCs w:val="24"/>
        </w:rPr>
        <w:t xml:space="preserve"> </w:t>
      </w:r>
      <w:r w:rsidR="00B603D7" w:rsidRPr="00B603D7">
        <w:rPr>
          <w:rFonts w:ascii="Times New Roman" w:hAnsi="Times New Roman" w:cs="Times New Roman"/>
          <w:sz w:val="24"/>
          <w:szCs w:val="24"/>
        </w:rPr>
        <w:t>Targeted therapy of epidermal growth factor receptor</w:t>
      </w:r>
      <w:r w:rsidR="00275773">
        <w:rPr>
          <w:rFonts w:ascii="Times New Roman" w:hAnsi="Times New Roman" w:cs="Times New Roman"/>
          <w:sz w:val="24"/>
          <w:szCs w:val="24"/>
        </w:rPr>
        <w:t xml:space="preserve"> (EGFR)</w:t>
      </w:r>
      <w:r w:rsidR="00B603D7" w:rsidRPr="00B603D7">
        <w:rPr>
          <w:rFonts w:ascii="Times New Roman" w:hAnsi="Times New Roman" w:cs="Times New Roman"/>
          <w:sz w:val="24"/>
          <w:szCs w:val="24"/>
        </w:rPr>
        <w:t xml:space="preserve"> has been a successful initial treatment for patients with </w:t>
      </w:r>
      <w:r w:rsidR="00275773">
        <w:rPr>
          <w:rFonts w:ascii="Times New Roman" w:hAnsi="Times New Roman" w:cs="Times New Roman"/>
          <w:sz w:val="24"/>
          <w:szCs w:val="24"/>
        </w:rPr>
        <w:t>NSCLC</w:t>
      </w:r>
      <w:r w:rsidR="00B603D7" w:rsidRPr="00B603D7">
        <w:rPr>
          <w:rFonts w:ascii="Times New Roman" w:hAnsi="Times New Roman" w:cs="Times New Roman"/>
          <w:sz w:val="24"/>
          <w:szCs w:val="24"/>
        </w:rPr>
        <w:t xml:space="preserve">. The disease, however, will </w:t>
      </w:r>
      <w:r w:rsidR="00BA2C51">
        <w:rPr>
          <w:rFonts w:ascii="Times New Roman" w:hAnsi="Times New Roman" w:cs="Times New Roman"/>
          <w:sz w:val="24"/>
          <w:szCs w:val="24"/>
        </w:rPr>
        <w:t>frequently</w:t>
      </w:r>
      <w:r w:rsidR="00B603D7" w:rsidRPr="00B603D7">
        <w:rPr>
          <w:rFonts w:ascii="Times New Roman" w:hAnsi="Times New Roman" w:cs="Times New Roman"/>
          <w:sz w:val="24"/>
          <w:szCs w:val="24"/>
        </w:rPr>
        <w:t xml:space="preserve"> progress as the tumors become resistant. One cause of resistance is linked to heterogeneity of cell fates in response to drug treatment. Underlying fate decision, and </w:t>
      </w:r>
      <w:r w:rsidR="00413E5C">
        <w:rPr>
          <w:rFonts w:ascii="Times New Roman" w:hAnsi="Times New Roman" w:cs="Times New Roman"/>
          <w:sz w:val="24"/>
          <w:szCs w:val="24"/>
        </w:rPr>
        <w:t>the resulting</w:t>
      </w:r>
      <w:r w:rsidR="00413E5C" w:rsidRPr="00B603D7">
        <w:rPr>
          <w:rFonts w:ascii="Times New Roman" w:hAnsi="Times New Roman" w:cs="Times New Roman"/>
          <w:sz w:val="24"/>
          <w:szCs w:val="24"/>
        </w:rPr>
        <w:t xml:space="preserve"> </w:t>
      </w:r>
      <w:r w:rsidR="00B603D7" w:rsidRPr="00B603D7">
        <w:rPr>
          <w:rFonts w:ascii="Times New Roman" w:hAnsi="Times New Roman" w:cs="Times New Roman"/>
          <w:sz w:val="24"/>
          <w:szCs w:val="24"/>
        </w:rPr>
        <w:t>population response, is the complex signaling network of the cell. To understand the dynamics of a drug response, it is necessary to determine how an external stimul</w:t>
      </w:r>
      <w:r w:rsidR="006134D0">
        <w:rPr>
          <w:rFonts w:ascii="Times New Roman" w:hAnsi="Times New Roman" w:cs="Times New Roman"/>
          <w:sz w:val="24"/>
          <w:szCs w:val="24"/>
        </w:rPr>
        <w:t>us</w:t>
      </w:r>
      <w:r w:rsidR="00B603D7" w:rsidRPr="00B603D7">
        <w:rPr>
          <w:rFonts w:ascii="Times New Roman" w:hAnsi="Times New Roman" w:cs="Times New Roman"/>
          <w:sz w:val="24"/>
          <w:szCs w:val="24"/>
        </w:rPr>
        <w:t xml:space="preserve"> is integrated into </w:t>
      </w:r>
      <w:r w:rsidR="00382EC4">
        <w:rPr>
          <w:rFonts w:ascii="Times New Roman" w:hAnsi="Times New Roman" w:cs="Times New Roman"/>
          <w:sz w:val="24"/>
          <w:szCs w:val="24"/>
        </w:rPr>
        <w:t>fate determination</w:t>
      </w:r>
      <w:r w:rsidR="00B603D7" w:rsidRPr="00B603D7">
        <w:rPr>
          <w:rFonts w:ascii="Times New Roman" w:hAnsi="Times New Roman" w:cs="Times New Roman"/>
          <w:sz w:val="24"/>
          <w:szCs w:val="24"/>
        </w:rPr>
        <w:t xml:space="preserve"> and how perturbations in the signaling network alter the decision process. </w:t>
      </w:r>
    </w:p>
    <w:p w14:paraId="5BF93318" w14:textId="77777777" w:rsidR="00382EC4" w:rsidRDefault="00382EC4" w:rsidP="005F5A8E">
      <w:pPr>
        <w:spacing w:after="0" w:line="480" w:lineRule="auto"/>
        <w:ind w:firstLine="360"/>
        <w:jc w:val="both"/>
        <w:rPr>
          <w:rFonts w:ascii="Times New Roman" w:hAnsi="Times New Roman" w:cs="Times New Roman"/>
          <w:sz w:val="24"/>
          <w:szCs w:val="24"/>
        </w:rPr>
      </w:pPr>
    </w:p>
    <w:p w14:paraId="022A0912" w14:textId="08C91C9B" w:rsidR="00382EC4" w:rsidRDefault="00382EC4" w:rsidP="005F5A8E">
      <w:pPr>
        <w:spacing w:after="0" w:line="480" w:lineRule="auto"/>
        <w:ind w:firstLine="360"/>
        <w:jc w:val="both"/>
        <w:rPr>
          <w:rFonts w:ascii="Times New Roman" w:hAnsi="Times New Roman" w:cs="Times New Roman"/>
          <w:sz w:val="24"/>
          <w:szCs w:val="24"/>
        </w:rPr>
      </w:pPr>
      <w:r w:rsidRPr="00382EC4">
        <w:rPr>
          <w:rFonts w:ascii="Times New Roman" w:hAnsi="Times New Roman" w:cs="Times New Roman"/>
          <w:sz w:val="24"/>
          <w:szCs w:val="24"/>
        </w:rPr>
        <w:t xml:space="preserve">Previous work has focused on </w:t>
      </w:r>
      <w:r w:rsidR="00830537">
        <w:rPr>
          <w:rFonts w:ascii="Times New Roman" w:hAnsi="Times New Roman" w:cs="Times New Roman"/>
          <w:sz w:val="24"/>
          <w:szCs w:val="24"/>
        </w:rPr>
        <w:t>identifying key</w:t>
      </w:r>
      <w:r w:rsidR="00275773">
        <w:rPr>
          <w:rFonts w:ascii="Times New Roman" w:hAnsi="Times New Roman" w:cs="Times New Roman"/>
          <w:sz w:val="24"/>
          <w:szCs w:val="24"/>
        </w:rPr>
        <w:t xml:space="preserve"> mutational</w:t>
      </w:r>
      <w:r w:rsidR="00830537">
        <w:rPr>
          <w:rFonts w:ascii="Times New Roman" w:hAnsi="Times New Roman" w:cs="Times New Roman"/>
          <w:sz w:val="24"/>
          <w:szCs w:val="24"/>
        </w:rPr>
        <w:t xml:space="preserve"> drivers and </w:t>
      </w:r>
      <w:r w:rsidRPr="00382EC4">
        <w:rPr>
          <w:rFonts w:ascii="Times New Roman" w:hAnsi="Times New Roman" w:cs="Times New Roman"/>
          <w:sz w:val="24"/>
          <w:szCs w:val="24"/>
        </w:rPr>
        <w:t>quantifying the dynamic changes to cell fate that occur upon treatment, descri</w:t>
      </w:r>
      <w:r w:rsidR="00BA4757">
        <w:rPr>
          <w:rFonts w:ascii="Times New Roman" w:hAnsi="Times New Roman" w:cs="Times New Roman"/>
          <w:sz w:val="24"/>
          <w:szCs w:val="24"/>
        </w:rPr>
        <w:t>bing the flux between</w:t>
      </w:r>
      <w:r w:rsidRPr="00382EC4">
        <w:rPr>
          <w:rFonts w:ascii="Times New Roman" w:hAnsi="Times New Roman" w:cs="Times New Roman"/>
          <w:sz w:val="24"/>
          <w:szCs w:val="24"/>
        </w:rPr>
        <w:t xml:space="preserve"> populations of dividing, dying, and quiescent cells</w:t>
      </w:r>
      <w:r w:rsidRPr="00382EC4">
        <w:rPr>
          <w:rFonts w:ascii="Times New Roman" w:hAnsi="Times New Roman" w:cs="Times New Roman"/>
          <w:sz w:val="24"/>
          <w:szCs w:val="24"/>
          <w:vertAlign w:val="superscript"/>
        </w:rPr>
        <w:fldChar w:fldCharType="begin" w:fldLock="1"/>
      </w:r>
      <w:r w:rsidRPr="00382EC4">
        <w:rPr>
          <w:rFonts w:ascii="Times New Roman" w:hAnsi="Times New Roman" w:cs="Times New Roman"/>
          <w:sz w:val="24"/>
          <w:szCs w:val="24"/>
        </w:rPr>
        <w:instrText>ADDIN CSL_CITATION {"citationItems":[{"id":"ITEM-1","itemData":{"DOI":"10.1038/nmeth.2138","ISBN":"1548-7105 (Electronic)\\r1548-7091 (Linking)","ISSN":"1548-7105","PMID":"22886092","abstract":"We present an integrated method that uses extended time-lapse automated imaging to quantify the dynamics of cell proliferation. Cell counts are fit with a quiescence-growth model that estimates rates of cell division, entry into quiescence and death. The model is constrained with rates extracted experimentally from the behavior of tracked single cells over time. We visualize the output of the analysis in fractional proliferation graphs, which deconvolve dynamic proliferative responses to perturbations into the relative contributions of dividing, quiescent (nondividing) and dead cells. The method reveals that the response of 'oncogene-addicted' human cancer cells to tyrosine kinase inhibitors is a composite of altered rates of division, death and entry into quiescence, a finding that challenges the notion that such cells simply die in response to oncogene-targeted therapy.","author":[{"dropping-particle":"","family":"Tyson","given":"D R","non-dropping-particle":"","parse-names":false,"suffix":""},{"dropping-particle":"","family":"Garbett","given":"S P","non-dropping-particle":"","parse-names":false,"suffix":""},{"dropping-particle":"","family":"Frick","given":"P L","non-dropping-particle":"","parse-names":false,"suffix":""},{"dropping-particle":"","family":"Quaranta","given":"V","non-dropping-particle":"","parse-names":false,"suffix":""}],"container-title":"Nat Methods","id":"ITEM-1","issue":"9","issued":{"date-parts":[["2012"]]},"page":"923-928","title":"Fractional proliferation: a method to deconvolve cell population dynamics from single-cell data","type":"article-journal","volume":"9"},"uris":["http://www.mendeley.com/documents/?uuid=7855527c-bd27-455b-bab3-65293b016fe8"]}],"mendeley":{"formattedCitation":"&lt;sup&gt;5&lt;/sup&gt;","plainTextFormattedCitation":"5","previouslyFormattedCitation":"&lt;sup&gt;5&lt;/sup&gt;"},"properties":{"noteIndex":0},"schema":"https://github.com/citation-style-language/schema/raw/master/csl-citation.json"}</w:instrText>
      </w:r>
      <w:r w:rsidRPr="00382EC4">
        <w:rPr>
          <w:rFonts w:ascii="Times New Roman" w:hAnsi="Times New Roman" w:cs="Times New Roman"/>
          <w:sz w:val="24"/>
          <w:szCs w:val="24"/>
          <w:vertAlign w:val="superscript"/>
        </w:rPr>
        <w:fldChar w:fldCharType="separate"/>
      </w:r>
      <w:r w:rsidRPr="00382EC4">
        <w:rPr>
          <w:rFonts w:ascii="Times New Roman" w:hAnsi="Times New Roman" w:cs="Times New Roman"/>
          <w:sz w:val="24"/>
          <w:szCs w:val="24"/>
          <w:vertAlign w:val="superscript"/>
        </w:rPr>
        <w:t>5</w:t>
      </w:r>
      <w:r w:rsidRPr="00382EC4">
        <w:rPr>
          <w:rFonts w:ascii="Times New Roman" w:hAnsi="Times New Roman" w:cs="Times New Roman"/>
          <w:sz w:val="24"/>
          <w:szCs w:val="24"/>
        </w:rPr>
        <w:fldChar w:fldCharType="end"/>
      </w:r>
      <w:r w:rsidRPr="00382EC4">
        <w:rPr>
          <w:rFonts w:ascii="Times New Roman" w:hAnsi="Times New Roman" w:cs="Times New Roman"/>
          <w:sz w:val="24"/>
          <w:szCs w:val="24"/>
        </w:rPr>
        <w:t xml:space="preserve">. These changes directly </w:t>
      </w:r>
      <w:r w:rsidR="009F1718">
        <w:rPr>
          <w:rFonts w:ascii="Times New Roman" w:hAnsi="Times New Roman" w:cs="Times New Roman"/>
          <w:sz w:val="24"/>
          <w:szCs w:val="24"/>
        </w:rPr>
        <w:t>translate</w:t>
      </w:r>
      <w:r w:rsidR="009F1718" w:rsidRPr="00382EC4">
        <w:rPr>
          <w:rFonts w:ascii="Times New Roman" w:hAnsi="Times New Roman" w:cs="Times New Roman"/>
          <w:sz w:val="24"/>
          <w:szCs w:val="24"/>
        </w:rPr>
        <w:t xml:space="preserve"> </w:t>
      </w:r>
      <w:r w:rsidRPr="00382EC4">
        <w:rPr>
          <w:rFonts w:ascii="Times New Roman" w:hAnsi="Times New Roman" w:cs="Times New Roman"/>
          <w:sz w:val="24"/>
          <w:szCs w:val="24"/>
        </w:rPr>
        <w:t xml:space="preserve">into </w:t>
      </w:r>
      <w:r w:rsidR="00D64B50">
        <w:rPr>
          <w:rFonts w:ascii="Times New Roman" w:hAnsi="Times New Roman" w:cs="Times New Roman"/>
          <w:sz w:val="24"/>
          <w:szCs w:val="24"/>
        </w:rPr>
        <w:t xml:space="preserve">the </w:t>
      </w:r>
      <w:r w:rsidRPr="00382EC4">
        <w:rPr>
          <w:rFonts w:ascii="Times New Roman" w:hAnsi="Times New Roman" w:cs="Times New Roman"/>
          <w:sz w:val="24"/>
          <w:szCs w:val="24"/>
        </w:rPr>
        <w:t xml:space="preserve">variation of overall population number and intermitotic time (IMT). </w:t>
      </w:r>
      <w:r w:rsidR="00275773">
        <w:rPr>
          <w:rFonts w:ascii="Times New Roman" w:hAnsi="Times New Roman" w:cs="Times New Roman"/>
          <w:sz w:val="24"/>
          <w:szCs w:val="24"/>
        </w:rPr>
        <w:t>Ultimately</w:t>
      </w:r>
      <w:r w:rsidRPr="00382EC4">
        <w:rPr>
          <w:rFonts w:ascii="Times New Roman" w:hAnsi="Times New Roman" w:cs="Times New Roman"/>
          <w:sz w:val="24"/>
          <w:szCs w:val="24"/>
        </w:rPr>
        <w:t>, cellular regulation of the mitotic and apoptotic pathways dictate</w:t>
      </w:r>
      <w:r w:rsidR="00BF561B">
        <w:rPr>
          <w:rFonts w:ascii="Times New Roman" w:hAnsi="Times New Roman" w:cs="Times New Roman"/>
          <w:sz w:val="24"/>
          <w:szCs w:val="24"/>
        </w:rPr>
        <w:t>s</w:t>
      </w:r>
      <w:r w:rsidRPr="00382EC4">
        <w:rPr>
          <w:rFonts w:ascii="Times New Roman" w:hAnsi="Times New Roman" w:cs="Times New Roman"/>
          <w:sz w:val="24"/>
          <w:szCs w:val="24"/>
        </w:rPr>
        <w:t xml:space="preserve"> overall </w:t>
      </w:r>
      <w:r w:rsidR="00445DD3">
        <w:rPr>
          <w:rFonts w:ascii="Times New Roman" w:hAnsi="Times New Roman" w:cs="Times New Roman"/>
          <w:sz w:val="24"/>
          <w:szCs w:val="24"/>
        </w:rPr>
        <w:t>disease</w:t>
      </w:r>
      <w:r w:rsidR="00445DD3" w:rsidRPr="00382EC4">
        <w:rPr>
          <w:rFonts w:ascii="Times New Roman" w:hAnsi="Times New Roman" w:cs="Times New Roman"/>
          <w:sz w:val="24"/>
          <w:szCs w:val="24"/>
        </w:rPr>
        <w:t xml:space="preserve"> </w:t>
      </w:r>
      <w:r w:rsidRPr="00382EC4">
        <w:rPr>
          <w:rFonts w:ascii="Times New Roman" w:hAnsi="Times New Roman" w:cs="Times New Roman"/>
          <w:sz w:val="24"/>
          <w:szCs w:val="24"/>
        </w:rPr>
        <w:t>response</w:t>
      </w:r>
      <w:r w:rsidR="00445DD3">
        <w:rPr>
          <w:rFonts w:ascii="Times New Roman" w:hAnsi="Times New Roman" w:cs="Times New Roman"/>
          <w:sz w:val="24"/>
          <w:szCs w:val="24"/>
        </w:rPr>
        <w:t xml:space="preserve"> and subsequently, patient outcome</w:t>
      </w:r>
      <w:r w:rsidRPr="00382EC4">
        <w:rPr>
          <w:rFonts w:ascii="Times New Roman" w:hAnsi="Times New Roman" w:cs="Times New Roman"/>
          <w:sz w:val="24"/>
          <w:szCs w:val="24"/>
        </w:rPr>
        <w:t xml:space="preserve">. </w:t>
      </w:r>
      <w:r w:rsidR="004A0702">
        <w:rPr>
          <w:rFonts w:ascii="Times New Roman" w:hAnsi="Times New Roman" w:cs="Times New Roman"/>
          <w:sz w:val="24"/>
          <w:szCs w:val="24"/>
        </w:rPr>
        <w:t>As the signaling networks</w:t>
      </w:r>
      <w:r w:rsidR="007D5EEE">
        <w:rPr>
          <w:rFonts w:ascii="Times New Roman" w:hAnsi="Times New Roman" w:cs="Times New Roman"/>
          <w:sz w:val="24"/>
          <w:szCs w:val="24"/>
        </w:rPr>
        <w:t xml:space="preserve"> of the cell</w:t>
      </w:r>
      <w:r w:rsidR="004A0702">
        <w:rPr>
          <w:rFonts w:ascii="Times New Roman" w:hAnsi="Times New Roman" w:cs="Times New Roman"/>
          <w:sz w:val="24"/>
          <w:szCs w:val="24"/>
        </w:rPr>
        <w:t xml:space="preserve"> are vast and </w:t>
      </w:r>
      <w:r w:rsidR="00D64B50">
        <w:rPr>
          <w:rFonts w:ascii="Times New Roman" w:hAnsi="Times New Roman" w:cs="Times New Roman"/>
          <w:sz w:val="24"/>
          <w:szCs w:val="24"/>
        </w:rPr>
        <w:t>complex, computational modeling</w:t>
      </w:r>
      <w:r w:rsidRPr="00382EC4">
        <w:rPr>
          <w:rFonts w:ascii="Times New Roman" w:hAnsi="Times New Roman" w:cs="Times New Roman"/>
          <w:sz w:val="24"/>
          <w:szCs w:val="24"/>
        </w:rPr>
        <w:t xml:space="preserve"> of the </w:t>
      </w:r>
      <w:r w:rsidR="00D64B50">
        <w:rPr>
          <w:rFonts w:ascii="Times New Roman" w:hAnsi="Times New Roman" w:cs="Times New Roman"/>
          <w:sz w:val="24"/>
          <w:szCs w:val="24"/>
        </w:rPr>
        <w:t xml:space="preserve">cellular circuitry </w:t>
      </w:r>
      <w:r w:rsidR="007D5EEE">
        <w:rPr>
          <w:rFonts w:ascii="Times New Roman" w:hAnsi="Times New Roman" w:cs="Times New Roman"/>
          <w:sz w:val="24"/>
          <w:szCs w:val="24"/>
        </w:rPr>
        <w:t xml:space="preserve">has emerged as </w:t>
      </w:r>
      <w:r w:rsidR="006B0C06">
        <w:rPr>
          <w:rFonts w:ascii="Times New Roman" w:hAnsi="Times New Roman" w:cs="Times New Roman"/>
          <w:sz w:val="24"/>
          <w:szCs w:val="24"/>
        </w:rPr>
        <w:t xml:space="preserve">a </w:t>
      </w:r>
      <w:r w:rsidR="007D5EEE">
        <w:rPr>
          <w:rFonts w:ascii="Times New Roman" w:hAnsi="Times New Roman" w:cs="Times New Roman"/>
          <w:sz w:val="24"/>
          <w:szCs w:val="24"/>
        </w:rPr>
        <w:t xml:space="preserve">valuable tool offering insight into the behavior of these networks and suggesting novel </w:t>
      </w:r>
      <w:r w:rsidR="00E42CE8">
        <w:rPr>
          <w:rFonts w:ascii="Times New Roman" w:hAnsi="Times New Roman" w:cs="Times New Roman"/>
          <w:sz w:val="24"/>
          <w:szCs w:val="24"/>
        </w:rPr>
        <w:t>mec</w:t>
      </w:r>
      <w:r w:rsidR="00BA4A51">
        <w:rPr>
          <w:rFonts w:ascii="Times New Roman" w:hAnsi="Times New Roman" w:cs="Times New Roman"/>
          <w:sz w:val="24"/>
          <w:szCs w:val="24"/>
        </w:rPr>
        <w:t>h</w:t>
      </w:r>
      <w:r w:rsidR="00E42CE8">
        <w:rPr>
          <w:rFonts w:ascii="Times New Roman" w:hAnsi="Times New Roman" w:cs="Times New Roman"/>
          <w:sz w:val="24"/>
          <w:szCs w:val="24"/>
        </w:rPr>
        <w:t xml:space="preserve">anisms </w:t>
      </w:r>
      <w:r w:rsidR="007D5EEE">
        <w:rPr>
          <w:rFonts w:ascii="Times New Roman" w:hAnsi="Times New Roman" w:cs="Times New Roman"/>
          <w:sz w:val="24"/>
          <w:szCs w:val="24"/>
        </w:rPr>
        <w:t>of system control.</w:t>
      </w:r>
    </w:p>
    <w:p w14:paraId="21AAB9DA" w14:textId="77777777" w:rsidR="00686E01" w:rsidRDefault="00686E01" w:rsidP="005F5A8E">
      <w:pPr>
        <w:spacing w:after="0" w:line="480" w:lineRule="auto"/>
        <w:ind w:firstLine="360"/>
        <w:jc w:val="both"/>
        <w:rPr>
          <w:rFonts w:ascii="Times New Roman" w:hAnsi="Times New Roman" w:cs="Times New Roman"/>
          <w:sz w:val="24"/>
          <w:szCs w:val="24"/>
        </w:rPr>
      </w:pPr>
    </w:p>
    <w:p w14:paraId="2DA8B086" w14:textId="0122FD45" w:rsidR="00D86534" w:rsidRDefault="00E66B0C" w:rsidP="005F5A8E">
      <w:pPr>
        <w:spacing w:after="0" w:line="480" w:lineRule="auto"/>
        <w:ind w:firstLine="360"/>
        <w:jc w:val="both"/>
        <w:rPr>
          <w:rFonts w:ascii="Times New Roman" w:hAnsi="Times New Roman" w:cs="Times New Roman"/>
          <w:sz w:val="24"/>
          <w:szCs w:val="24"/>
        </w:rPr>
      </w:pPr>
      <w:r>
        <w:rPr>
          <w:rFonts w:ascii="Times New Roman" w:hAnsi="Times New Roman" w:cs="Times New Roman"/>
          <w:sz w:val="24"/>
          <w:szCs w:val="24"/>
        </w:rPr>
        <w:t>In this study</w:t>
      </w:r>
      <w:r w:rsidR="00BF561B">
        <w:rPr>
          <w:rFonts w:ascii="Times New Roman" w:hAnsi="Times New Roman" w:cs="Times New Roman"/>
          <w:sz w:val="24"/>
          <w:szCs w:val="24"/>
        </w:rPr>
        <w:t>,</w:t>
      </w:r>
      <w:r>
        <w:rPr>
          <w:rFonts w:ascii="Times New Roman" w:hAnsi="Times New Roman" w:cs="Times New Roman"/>
          <w:sz w:val="24"/>
          <w:szCs w:val="24"/>
        </w:rPr>
        <w:t xml:space="preserve"> we </w:t>
      </w:r>
      <w:r w:rsidR="00890E69">
        <w:rPr>
          <w:rFonts w:ascii="Times New Roman" w:hAnsi="Times New Roman" w:cs="Times New Roman"/>
          <w:sz w:val="24"/>
          <w:szCs w:val="24"/>
        </w:rPr>
        <w:t xml:space="preserve">relate a molecular-based stochastic model of the cell cycle and apoptosis to </w:t>
      </w:r>
      <w:r w:rsidR="00BA4757">
        <w:rPr>
          <w:rFonts w:ascii="Times New Roman" w:hAnsi="Times New Roman" w:cs="Times New Roman"/>
          <w:sz w:val="24"/>
          <w:szCs w:val="24"/>
        </w:rPr>
        <w:t>experimentally measured population-</w:t>
      </w:r>
      <w:r w:rsidR="00890E69">
        <w:rPr>
          <w:rFonts w:ascii="Times New Roman" w:hAnsi="Times New Roman" w:cs="Times New Roman"/>
          <w:sz w:val="24"/>
          <w:szCs w:val="24"/>
        </w:rPr>
        <w:t xml:space="preserve">level </w:t>
      </w:r>
      <w:r w:rsidR="00BA4757">
        <w:rPr>
          <w:rFonts w:ascii="Times New Roman" w:hAnsi="Times New Roman" w:cs="Times New Roman"/>
          <w:sz w:val="24"/>
          <w:szCs w:val="24"/>
        </w:rPr>
        <w:t xml:space="preserve">cell </w:t>
      </w:r>
      <w:r w:rsidR="00890E69">
        <w:rPr>
          <w:rFonts w:ascii="Times New Roman" w:hAnsi="Times New Roman" w:cs="Times New Roman"/>
          <w:sz w:val="24"/>
          <w:szCs w:val="24"/>
        </w:rPr>
        <w:t xml:space="preserve">behavior. </w:t>
      </w:r>
      <w:r w:rsidR="00BF4035">
        <w:rPr>
          <w:rFonts w:ascii="Times New Roman" w:hAnsi="Times New Roman" w:cs="Times New Roman"/>
          <w:sz w:val="24"/>
          <w:szCs w:val="24"/>
        </w:rPr>
        <w:t xml:space="preserve">We show that a simple, interconnected model is capable of </w:t>
      </w:r>
      <w:r w:rsidR="004E4A57">
        <w:rPr>
          <w:rFonts w:ascii="Times New Roman" w:hAnsi="Times New Roman" w:cs="Times New Roman"/>
          <w:sz w:val="24"/>
          <w:szCs w:val="24"/>
        </w:rPr>
        <w:t xml:space="preserve">accurately </w:t>
      </w:r>
      <w:r w:rsidR="00BF4035">
        <w:rPr>
          <w:rFonts w:ascii="Times New Roman" w:hAnsi="Times New Roman" w:cs="Times New Roman"/>
          <w:sz w:val="24"/>
          <w:szCs w:val="24"/>
        </w:rPr>
        <w:t>producing cell population behavior and comple</w:t>
      </w:r>
      <w:r w:rsidR="0083532C">
        <w:rPr>
          <w:rFonts w:ascii="Times New Roman" w:hAnsi="Times New Roman" w:cs="Times New Roman"/>
          <w:sz w:val="24"/>
          <w:szCs w:val="24"/>
        </w:rPr>
        <w:t>x</w:t>
      </w:r>
      <w:r w:rsidR="00BF4035">
        <w:rPr>
          <w:rFonts w:ascii="Times New Roman" w:hAnsi="Times New Roman" w:cs="Times New Roman"/>
          <w:sz w:val="24"/>
          <w:szCs w:val="24"/>
        </w:rPr>
        <w:t xml:space="preserve"> IMT distributions</w:t>
      </w:r>
      <w:r w:rsidR="004E4A57">
        <w:rPr>
          <w:rFonts w:ascii="Times New Roman" w:hAnsi="Times New Roman" w:cs="Times New Roman"/>
          <w:sz w:val="24"/>
          <w:szCs w:val="24"/>
        </w:rPr>
        <w:t xml:space="preserve"> observed </w:t>
      </w:r>
      <w:r w:rsidR="004E4A57" w:rsidRPr="00C67CEE">
        <w:rPr>
          <w:rFonts w:ascii="Times New Roman" w:hAnsi="Times New Roman" w:cs="Times New Roman"/>
          <w:i/>
          <w:iCs/>
          <w:sz w:val="24"/>
          <w:szCs w:val="24"/>
        </w:rPr>
        <w:t>in vitro</w:t>
      </w:r>
      <w:r w:rsidR="00BF4035">
        <w:rPr>
          <w:rFonts w:ascii="Times New Roman" w:hAnsi="Times New Roman" w:cs="Times New Roman"/>
          <w:sz w:val="24"/>
          <w:szCs w:val="24"/>
        </w:rPr>
        <w:t xml:space="preserve">. </w:t>
      </w:r>
      <w:r w:rsidR="00211FAB">
        <w:rPr>
          <w:rFonts w:ascii="Times New Roman" w:hAnsi="Times New Roman" w:cs="Times New Roman"/>
          <w:sz w:val="24"/>
          <w:szCs w:val="24"/>
        </w:rPr>
        <w:t xml:space="preserve">Our model is able to </w:t>
      </w:r>
      <w:r w:rsidR="00381328">
        <w:rPr>
          <w:rFonts w:ascii="Times New Roman" w:hAnsi="Times New Roman" w:cs="Times New Roman"/>
          <w:sz w:val="24"/>
          <w:szCs w:val="24"/>
        </w:rPr>
        <w:t xml:space="preserve">connect </w:t>
      </w:r>
      <w:r w:rsidR="0083532C">
        <w:rPr>
          <w:rFonts w:ascii="Times New Roman" w:hAnsi="Times New Roman" w:cs="Times New Roman"/>
          <w:sz w:val="24"/>
          <w:szCs w:val="24"/>
        </w:rPr>
        <w:t>the effects of variations at the</w:t>
      </w:r>
      <w:r w:rsidR="007E783C">
        <w:rPr>
          <w:rFonts w:ascii="Times New Roman" w:hAnsi="Times New Roman" w:cs="Times New Roman"/>
          <w:sz w:val="24"/>
          <w:szCs w:val="24"/>
        </w:rPr>
        <w:t xml:space="preserve"> single</w:t>
      </w:r>
      <w:r w:rsidR="00CD0B35">
        <w:rPr>
          <w:rFonts w:ascii="Times New Roman" w:hAnsi="Times New Roman" w:cs="Times New Roman"/>
          <w:sz w:val="24"/>
          <w:szCs w:val="24"/>
        </w:rPr>
        <w:t xml:space="preserve"> </w:t>
      </w:r>
      <w:r w:rsidR="007E783C">
        <w:rPr>
          <w:rFonts w:ascii="Times New Roman" w:hAnsi="Times New Roman" w:cs="Times New Roman"/>
          <w:sz w:val="24"/>
          <w:szCs w:val="24"/>
        </w:rPr>
        <w:t xml:space="preserve">cell </w:t>
      </w:r>
      <w:r w:rsidR="0083532C">
        <w:rPr>
          <w:rFonts w:ascii="Times New Roman" w:hAnsi="Times New Roman" w:cs="Times New Roman"/>
          <w:sz w:val="24"/>
          <w:szCs w:val="24"/>
        </w:rPr>
        <w:t>molecular</w:t>
      </w:r>
      <w:r w:rsidR="00CD0B35">
        <w:rPr>
          <w:rFonts w:ascii="Times New Roman" w:hAnsi="Times New Roman" w:cs="Times New Roman"/>
          <w:sz w:val="24"/>
          <w:szCs w:val="24"/>
        </w:rPr>
        <w:t>-</w:t>
      </w:r>
      <w:r w:rsidR="0083532C">
        <w:rPr>
          <w:rFonts w:ascii="Times New Roman" w:hAnsi="Times New Roman" w:cs="Times New Roman"/>
          <w:sz w:val="24"/>
          <w:szCs w:val="24"/>
        </w:rPr>
        <w:t>level to characteristics of the</w:t>
      </w:r>
      <w:r w:rsidR="007E783C">
        <w:rPr>
          <w:rFonts w:ascii="Times New Roman" w:hAnsi="Times New Roman" w:cs="Times New Roman"/>
          <w:sz w:val="24"/>
          <w:szCs w:val="24"/>
        </w:rPr>
        <w:t xml:space="preserve"> cell</w:t>
      </w:r>
      <w:r w:rsidR="0083532C">
        <w:rPr>
          <w:rFonts w:ascii="Times New Roman" w:hAnsi="Times New Roman" w:cs="Times New Roman"/>
          <w:sz w:val="24"/>
          <w:szCs w:val="24"/>
        </w:rPr>
        <w:t xml:space="preserve"> population </w:t>
      </w:r>
      <w:r w:rsidR="001B7844">
        <w:rPr>
          <w:rFonts w:ascii="Times New Roman" w:hAnsi="Times New Roman" w:cs="Times New Roman"/>
          <w:sz w:val="24"/>
          <w:szCs w:val="24"/>
        </w:rPr>
        <w:t>as a whole</w:t>
      </w:r>
      <w:r w:rsidR="0083532C">
        <w:rPr>
          <w:rFonts w:ascii="Times New Roman" w:hAnsi="Times New Roman" w:cs="Times New Roman"/>
          <w:sz w:val="24"/>
          <w:szCs w:val="24"/>
        </w:rPr>
        <w:t xml:space="preserve">. </w:t>
      </w:r>
    </w:p>
    <w:p w14:paraId="3B88C45F" w14:textId="77777777" w:rsidR="00D86534" w:rsidRDefault="00D86534" w:rsidP="005F5A8E">
      <w:pPr>
        <w:spacing w:after="0" w:line="480" w:lineRule="auto"/>
        <w:ind w:firstLine="360"/>
        <w:jc w:val="both"/>
        <w:rPr>
          <w:rFonts w:ascii="Times New Roman" w:hAnsi="Times New Roman" w:cs="Times New Roman"/>
          <w:sz w:val="24"/>
          <w:szCs w:val="24"/>
        </w:rPr>
      </w:pPr>
    </w:p>
    <w:p w14:paraId="08E23320" w14:textId="3A5ACA41" w:rsidR="00686E01" w:rsidRDefault="008847A6" w:rsidP="005F5A8E">
      <w:pPr>
        <w:spacing w:after="0"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basis of our model is </w:t>
      </w:r>
      <w:r w:rsidR="00D86534">
        <w:rPr>
          <w:rFonts w:ascii="Times New Roman" w:hAnsi="Times New Roman" w:cs="Times New Roman"/>
          <w:sz w:val="24"/>
          <w:szCs w:val="24"/>
        </w:rPr>
        <w:t xml:space="preserve">centered </w:t>
      </w:r>
      <w:r w:rsidR="00944C41">
        <w:rPr>
          <w:rFonts w:ascii="Times New Roman" w:hAnsi="Times New Roman" w:cs="Times New Roman"/>
          <w:sz w:val="24"/>
          <w:szCs w:val="24"/>
        </w:rPr>
        <w:t>on</w:t>
      </w:r>
      <w:r w:rsidR="00D86534">
        <w:rPr>
          <w:rFonts w:ascii="Times New Roman" w:hAnsi="Times New Roman" w:cs="Times New Roman"/>
          <w:sz w:val="24"/>
          <w:szCs w:val="24"/>
        </w:rPr>
        <w:t xml:space="preserve"> the system of four cyclin-dependent kinases (</w:t>
      </w:r>
      <w:proofErr w:type="spellStart"/>
      <w:r w:rsidR="00D86534">
        <w:rPr>
          <w:rFonts w:ascii="Times New Roman" w:hAnsi="Times New Roman" w:cs="Times New Roman"/>
          <w:sz w:val="24"/>
          <w:szCs w:val="24"/>
        </w:rPr>
        <w:t>Cdks</w:t>
      </w:r>
      <w:proofErr w:type="spellEnd"/>
      <w:r w:rsidR="00D86534">
        <w:rPr>
          <w:rFonts w:ascii="Times New Roman" w:hAnsi="Times New Roman" w:cs="Times New Roman"/>
          <w:sz w:val="24"/>
          <w:szCs w:val="24"/>
        </w:rPr>
        <w:t xml:space="preserve">), </w:t>
      </w:r>
      <w:r w:rsidR="00960645">
        <w:rPr>
          <w:rFonts w:ascii="Times New Roman" w:hAnsi="Times New Roman" w:cs="Times New Roman"/>
          <w:sz w:val="24"/>
          <w:szCs w:val="24"/>
        </w:rPr>
        <w:t xml:space="preserve">that </w:t>
      </w:r>
      <w:r w:rsidR="00D86534">
        <w:rPr>
          <w:rFonts w:ascii="Times New Roman" w:hAnsi="Times New Roman" w:cs="Times New Roman"/>
          <w:sz w:val="24"/>
          <w:szCs w:val="24"/>
        </w:rPr>
        <w:t xml:space="preserve">control the ordered progression through the phases of the cell cycle: Gap 1 (G1), DNA synthesis (S), Gap 2 (G2), and mitosis (M). </w:t>
      </w:r>
      <w:r w:rsidR="00944C41">
        <w:rPr>
          <w:rFonts w:ascii="Times New Roman" w:hAnsi="Times New Roman" w:cs="Times New Roman"/>
          <w:sz w:val="24"/>
          <w:szCs w:val="24"/>
        </w:rPr>
        <w:t>A fifth phase, Gap 0 (G0), is used to describe cells that have left the cell cycle and are not actively dividing</w:t>
      </w:r>
      <w:r w:rsidR="00960645">
        <w:rPr>
          <w:rFonts w:ascii="Times New Roman" w:hAnsi="Times New Roman" w:cs="Times New Roman"/>
          <w:sz w:val="24"/>
          <w:szCs w:val="24"/>
        </w:rPr>
        <w:t xml:space="preserve">, </w:t>
      </w:r>
      <w:r w:rsidR="00960645">
        <w:rPr>
          <w:rFonts w:ascii="Times New Roman" w:hAnsi="Times New Roman" w:cs="Times New Roman"/>
          <w:sz w:val="24"/>
          <w:szCs w:val="24"/>
        </w:rPr>
        <w:lastRenderedPageBreak/>
        <w:t>or quiescent cells</w:t>
      </w:r>
      <w:r w:rsidR="00944C41">
        <w:rPr>
          <w:rFonts w:ascii="Times New Roman" w:hAnsi="Times New Roman" w:cs="Times New Roman"/>
          <w:sz w:val="24"/>
          <w:szCs w:val="24"/>
        </w:rPr>
        <w:t xml:space="preserve">. Recent work has identified the G0 population as an important collection of cells in the development of cancer treatment resistance. </w:t>
      </w:r>
      <w:r w:rsidR="00711786">
        <w:rPr>
          <w:rFonts w:ascii="Times New Roman" w:hAnsi="Times New Roman" w:cs="Times New Roman"/>
          <w:sz w:val="24"/>
          <w:szCs w:val="24"/>
        </w:rPr>
        <w:t xml:space="preserve">We extend a skeleton model of the mammalian cell cycle, a </w:t>
      </w:r>
      <w:r w:rsidR="006B0C06">
        <w:rPr>
          <w:rFonts w:ascii="Times New Roman" w:hAnsi="Times New Roman" w:cs="Times New Roman"/>
          <w:sz w:val="24"/>
          <w:szCs w:val="24"/>
        </w:rPr>
        <w:t>reduced</w:t>
      </w:r>
      <w:r w:rsidR="00711786">
        <w:rPr>
          <w:rFonts w:ascii="Times New Roman" w:hAnsi="Times New Roman" w:cs="Times New Roman"/>
          <w:sz w:val="24"/>
          <w:szCs w:val="24"/>
        </w:rPr>
        <w:t xml:space="preserve"> version of a much larger model, </w:t>
      </w:r>
      <w:r w:rsidR="00B42A9E">
        <w:rPr>
          <w:rFonts w:ascii="Times New Roman" w:hAnsi="Times New Roman" w:cs="Times New Roman"/>
          <w:sz w:val="24"/>
          <w:szCs w:val="24"/>
        </w:rPr>
        <w:t xml:space="preserve">both </w:t>
      </w:r>
      <w:r w:rsidR="00711786">
        <w:rPr>
          <w:rFonts w:ascii="Times New Roman" w:hAnsi="Times New Roman" w:cs="Times New Roman"/>
          <w:sz w:val="24"/>
          <w:szCs w:val="24"/>
        </w:rPr>
        <w:t xml:space="preserve">proposed by </w:t>
      </w:r>
      <w:proofErr w:type="spellStart"/>
      <w:r w:rsidR="00711786">
        <w:rPr>
          <w:rFonts w:ascii="Times New Roman" w:hAnsi="Times New Roman" w:cs="Times New Roman"/>
          <w:sz w:val="24"/>
          <w:szCs w:val="24"/>
        </w:rPr>
        <w:t>Goldbeter</w:t>
      </w:r>
      <w:proofErr w:type="spellEnd"/>
      <w:r w:rsidR="00711786">
        <w:rPr>
          <w:rFonts w:ascii="Times New Roman" w:hAnsi="Times New Roman" w:cs="Times New Roman"/>
          <w:sz w:val="24"/>
          <w:szCs w:val="24"/>
        </w:rPr>
        <w:t xml:space="preserve"> </w:t>
      </w:r>
      <w:r w:rsidR="00711786">
        <w:rPr>
          <w:rFonts w:ascii="Times New Roman" w:hAnsi="Times New Roman" w:cs="Times New Roman"/>
          <w:i/>
          <w:sz w:val="24"/>
          <w:szCs w:val="24"/>
        </w:rPr>
        <w:t>et al</w:t>
      </w:r>
      <w:r w:rsidR="00711786" w:rsidRPr="00C67CEE">
        <w:rPr>
          <w:rFonts w:ascii="Times New Roman" w:hAnsi="Times New Roman" w:cs="Times New Roman"/>
          <w:i/>
          <w:sz w:val="24"/>
          <w:szCs w:val="24"/>
        </w:rPr>
        <w:t xml:space="preserve">. </w:t>
      </w:r>
      <w:r w:rsidR="007B138A">
        <w:rPr>
          <w:rFonts w:ascii="Times New Roman" w:hAnsi="Times New Roman" w:cs="Times New Roman"/>
          <w:sz w:val="24"/>
          <w:szCs w:val="24"/>
        </w:rPr>
        <w:t xml:space="preserve">Our </w:t>
      </w:r>
      <w:r w:rsidR="006B0C06">
        <w:rPr>
          <w:rFonts w:ascii="Times New Roman" w:hAnsi="Times New Roman" w:cs="Times New Roman"/>
          <w:sz w:val="24"/>
          <w:szCs w:val="24"/>
        </w:rPr>
        <w:t xml:space="preserve">model is a simplification of an expansive ‘bottom-up’ model that exchanges many biochemical </w:t>
      </w:r>
      <w:r w:rsidR="004513D8">
        <w:rPr>
          <w:rFonts w:ascii="Times New Roman" w:hAnsi="Times New Roman" w:cs="Times New Roman"/>
          <w:sz w:val="24"/>
          <w:szCs w:val="24"/>
        </w:rPr>
        <w:t>intricacies</w:t>
      </w:r>
      <w:r w:rsidR="006B0C06">
        <w:rPr>
          <w:rFonts w:ascii="Times New Roman" w:hAnsi="Times New Roman" w:cs="Times New Roman"/>
          <w:sz w:val="24"/>
          <w:szCs w:val="24"/>
        </w:rPr>
        <w:t xml:space="preserve"> for </w:t>
      </w:r>
      <w:r w:rsidR="004E1588">
        <w:rPr>
          <w:rFonts w:ascii="Times New Roman" w:hAnsi="Times New Roman" w:cs="Times New Roman"/>
          <w:sz w:val="24"/>
          <w:szCs w:val="24"/>
        </w:rPr>
        <w:t>emphasis</w:t>
      </w:r>
      <w:r w:rsidR="004513D8">
        <w:rPr>
          <w:rFonts w:ascii="Times New Roman" w:hAnsi="Times New Roman" w:cs="Times New Roman"/>
          <w:sz w:val="24"/>
          <w:szCs w:val="24"/>
        </w:rPr>
        <w:t xml:space="preserve"> on </w:t>
      </w:r>
      <w:r w:rsidR="007E783C">
        <w:rPr>
          <w:rFonts w:ascii="Times New Roman" w:hAnsi="Times New Roman" w:cs="Times New Roman"/>
          <w:sz w:val="24"/>
          <w:szCs w:val="24"/>
        </w:rPr>
        <w:t xml:space="preserve">the </w:t>
      </w:r>
      <w:r w:rsidR="00A86FF0">
        <w:rPr>
          <w:rFonts w:ascii="Times New Roman" w:hAnsi="Times New Roman" w:cs="Times New Roman"/>
          <w:sz w:val="24"/>
          <w:szCs w:val="24"/>
        </w:rPr>
        <w:t xml:space="preserve">minimum </w:t>
      </w:r>
      <w:r w:rsidR="004513D8">
        <w:rPr>
          <w:rFonts w:ascii="Times New Roman" w:hAnsi="Times New Roman" w:cs="Times New Roman"/>
          <w:sz w:val="24"/>
          <w:szCs w:val="24"/>
        </w:rPr>
        <w:t xml:space="preserve">network architecture </w:t>
      </w:r>
      <w:r w:rsidR="00CD0B35">
        <w:rPr>
          <w:rFonts w:ascii="Times New Roman" w:hAnsi="Times New Roman" w:cs="Times New Roman"/>
          <w:sz w:val="24"/>
          <w:szCs w:val="24"/>
        </w:rPr>
        <w:t>necessary for</w:t>
      </w:r>
      <w:r w:rsidR="004513D8">
        <w:rPr>
          <w:rFonts w:ascii="Times New Roman" w:hAnsi="Times New Roman" w:cs="Times New Roman"/>
          <w:sz w:val="24"/>
          <w:szCs w:val="24"/>
        </w:rPr>
        <w:t xml:space="preserve"> complex oscillatory behavior.</w:t>
      </w:r>
      <w:r w:rsidR="00A86FF0">
        <w:rPr>
          <w:rFonts w:ascii="Times New Roman" w:hAnsi="Times New Roman" w:cs="Times New Roman"/>
          <w:sz w:val="24"/>
          <w:szCs w:val="24"/>
        </w:rPr>
        <w:t xml:space="preserve"> Identical</w:t>
      </w:r>
      <w:r w:rsidR="00960645">
        <w:rPr>
          <w:rFonts w:ascii="Times New Roman" w:hAnsi="Times New Roman" w:cs="Times New Roman"/>
          <w:sz w:val="24"/>
          <w:szCs w:val="24"/>
        </w:rPr>
        <w:t>ly</w:t>
      </w:r>
      <w:r w:rsidR="00A86FF0">
        <w:rPr>
          <w:rFonts w:ascii="Times New Roman" w:hAnsi="Times New Roman" w:cs="Times New Roman"/>
          <w:sz w:val="24"/>
          <w:szCs w:val="24"/>
        </w:rPr>
        <w:t xml:space="preserve"> to the full model, </w:t>
      </w:r>
      <w:r w:rsidR="00127552">
        <w:rPr>
          <w:rFonts w:ascii="Times New Roman" w:hAnsi="Times New Roman" w:cs="Times New Roman"/>
          <w:sz w:val="24"/>
          <w:szCs w:val="24"/>
        </w:rPr>
        <w:t xml:space="preserve">our </w:t>
      </w:r>
      <w:r w:rsidR="00A86FF0">
        <w:rPr>
          <w:rFonts w:ascii="Times New Roman" w:hAnsi="Times New Roman" w:cs="Times New Roman"/>
          <w:sz w:val="24"/>
          <w:szCs w:val="24"/>
        </w:rPr>
        <w:t>reduced version is driven</w:t>
      </w:r>
      <w:r w:rsidR="006339CF">
        <w:rPr>
          <w:rFonts w:ascii="Times New Roman" w:hAnsi="Times New Roman" w:cs="Times New Roman"/>
          <w:sz w:val="24"/>
          <w:szCs w:val="24"/>
        </w:rPr>
        <w:t xml:space="preserve"> by the chronological activation of the cyclin group of proteins and their associated kinases. Each phase of the cell cycle corresponds to the activation of a specific member of this family</w:t>
      </w:r>
      <w:r w:rsidR="002A4C83">
        <w:rPr>
          <w:rFonts w:ascii="Times New Roman" w:hAnsi="Times New Roman" w:cs="Times New Roman"/>
          <w:sz w:val="24"/>
          <w:szCs w:val="24"/>
        </w:rPr>
        <w:t>:</w:t>
      </w:r>
      <w:r w:rsidR="006339CF">
        <w:rPr>
          <w:rFonts w:ascii="Times New Roman" w:hAnsi="Times New Roman" w:cs="Times New Roman"/>
          <w:sz w:val="24"/>
          <w:szCs w:val="24"/>
        </w:rPr>
        <w:t xml:space="preserve"> cyclin D/Cdk4-6 induction marks the progression of G1, </w:t>
      </w:r>
      <w:r w:rsidR="007D10CE">
        <w:rPr>
          <w:rFonts w:ascii="Times New Roman" w:hAnsi="Times New Roman" w:cs="Times New Roman"/>
          <w:sz w:val="24"/>
          <w:szCs w:val="24"/>
        </w:rPr>
        <w:t xml:space="preserve">increase in cyclin E/Cdk2 identifies the G1/S transition, cyclin A/Cdk2 activity indicates S and G2 phase, and cyclin B/Cdk1 precipitates M phase. </w:t>
      </w:r>
    </w:p>
    <w:p w14:paraId="68D01875" w14:textId="77777777" w:rsidR="007E783C" w:rsidRDefault="007E783C" w:rsidP="005F5A8E">
      <w:pPr>
        <w:spacing w:after="0" w:line="480" w:lineRule="auto"/>
        <w:ind w:firstLine="360"/>
        <w:jc w:val="both"/>
        <w:rPr>
          <w:rFonts w:ascii="Times New Roman" w:hAnsi="Times New Roman" w:cs="Times New Roman"/>
          <w:sz w:val="24"/>
          <w:szCs w:val="24"/>
        </w:rPr>
      </w:pPr>
    </w:p>
    <w:p w14:paraId="1247256F" w14:textId="5A0415C1" w:rsidR="007E783C" w:rsidRPr="002F0D64" w:rsidRDefault="007E783C" w:rsidP="005F5A8E">
      <w:pPr>
        <w:spacing w:after="0" w:line="480" w:lineRule="auto"/>
        <w:ind w:firstLine="360"/>
        <w:jc w:val="both"/>
        <w:rPr>
          <w:rFonts w:ascii="Times New Roman" w:hAnsi="Times New Roman" w:cs="Times New Roman"/>
          <w:sz w:val="24"/>
          <w:szCs w:val="24"/>
        </w:rPr>
      </w:pPr>
      <w:r>
        <w:rPr>
          <w:rFonts w:ascii="Times New Roman" w:hAnsi="Times New Roman" w:cs="Times New Roman"/>
          <w:sz w:val="24"/>
          <w:szCs w:val="24"/>
        </w:rPr>
        <w:t>Additional</w:t>
      </w:r>
      <w:r w:rsidR="00A87551">
        <w:rPr>
          <w:rFonts w:ascii="Times New Roman" w:hAnsi="Times New Roman" w:cs="Times New Roman"/>
          <w:sz w:val="24"/>
          <w:szCs w:val="24"/>
        </w:rPr>
        <w:t xml:space="preserve"> features of our model include the G1/S restriction point in the form of the Rb-E2F bistable switch. The restriction point in this form provides a sharp threshold for cell cycle activation that is otherwise absent in the reduced model. </w:t>
      </w:r>
      <w:r w:rsidR="00E102E0">
        <w:rPr>
          <w:rFonts w:ascii="Times New Roman" w:hAnsi="Times New Roman" w:cs="Times New Roman"/>
          <w:sz w:val="24"/>
          <w:szCs w:val="24"/>
        </w:rPr>
        <w:t>We also incorporate the proteins Skp2, Cdh1, and p21/p27 to allow for substrate stiffness influence on the cell cycle through the activation of the FAK signaling axis. To in</w:t>
      </w:r>
      <w:r w:rsidR="001B7844">
        <w:rPr>
          <w:rFonts w:ascii="Times New Roman" w:hAnsi="Times New Roman" w:cs="Times New Roman"/>
          <w:sz w:val="24"/>
          <w:szCs w:val="24"/>
        </w:rPr>
        <w:t>tegrate</w:t>
      </w:r>
      <w:r w:rsidR="00E102E0">
        <w:rPr>
          <w:rFonts w:ascii="Times New Roman" w:hAnsi="Times New Roman" w:cs="Times New Roman"/>
          <w:sz w:val="24"/>
          <w:szCs w:val="24"/>
        </w:rPr>
        <w:t xml:space="preserve"> cell death</w:t>
      </w:r>
      <w:r w:rsidR="001B7844">
        <w:rPr>
          <w:rFonts w:ascii="Times New Roman" w:hAnsi="Times New Roman" w:cs="Times New Roman"/>
          <w:sz w:val="24"/>
          <w:szCs w:val="24"/>
        </w:rPr>
        <w:t xml:space="preserve">, we include the initiator module of an apoptosis model proposed by </w:t>
      </w:r>
      <w:r w:rsidR="002F0D64">
        <w:rPr>
          <w:rFonts w:ascii="Times New Roman" w:hAnsi="Times New Roman" w:cs="Times New Roman"/>
          <w:sz w:val="24"/>
          <w:szCs w:val="24"/>
        </w:rPr>
        <w:t xml:space="preserve">Tyson </w:t>
      </w:r>
      <w:r w:rsidR="002F0D64">
        <w:rPr>
          <w:rFonts w:ascii="Times New Roman" w:hAnsi="Times New Roman" w:cs="Times New Roman"/>
          <w:i/>
          <w:sz w:val="24"/>
          <w:szCs w:val="24"/>
        </w:rPr>
        <w:t>et al</w:t>
      </w:r>
      <w:r w:rsidR="002F0D64" w:rsidRPr="00C67CEE">
        <w:rPr>
          <w:rFonts w:ascii="Times New Roman" w:hAnsi="Times New Roman" w:cs="Times New Roman"/>
          <w:i/>
          <w:sz w:val="24"/>
          <w:szCs w:val="24"/>
        </w:rPr>
        <w:t>.</w:t>
      </w:r>
      <w:r w:rsidR="002F0D64" w:rsidRPr="00236FDC">
        <w:rPr>
          <w:rFonts w:ascii="Times New Roman" w:hAnsi="Times New Roman" w:cs="Times New Roman"/>
          <w:iCs/>
          <w:sz w:val="24"/>
          <w:szCs w:val="24"/>
        </w:rPr>
        <w:t xml:space="preserve"> </w:t>
      </w:r>
      <w:r w:rsidR="002F0D64">
        <w:rPr>
          <w:rFonts w:ascii="Times New Roman" w:hAnsi="Times New Roman" w:cs="Times New Roman"/>
          <w:sz w:val="24"/>
          <w:szCs w:val="24"/>
        </w:rPr>
        <w:t xml:space="preserve">The </w:t>
      </w:r>
      <w:r w:rsidR="008075D6">
        <w:rPr>
          <w:rFonts w:ascii="Times New Roman" w:hAnsi="Times New Roman" w:cs="Times New Roman"/>
          <w:sz w:val="24"/>
          <w:szCs w:val="24"/>
        </w:rPr>
        <w:t>initiator module functions as a switch describing BAX activation. Upon sufficient stress signal, pro-apoptotic BH3 protein level increases. Initially, BCL2 sequesters BH3 by binding to it. However, if the stress signal</w:t>
      </w:r>
      <w:r w:rsidR="00DE2F2A">
        <w:rPr>
          <w:rFonts w:ascii="Times New Roman" w:hAnsi="Times New Roman" w:cs="Times New Roman"/>
          <w:sz w:val="24"/>
          <w:szCs w:val="24"/>
        </w:rPr>
        <w:t xml:space="preserve"> is</w:t>
      </w:r>
      <w:r w:rsidR="008075D6">
        <w:rPr>
          <w:rFonts w:ascii="Times New Roman" w:hAnsi="Times New Roman" w:cs="Times New Roman"/>
          <w:sz w:val="24"/>
          <w:szCs w:val="24"/>
        </w:rPr>
        <w:t xml:space="preserve"> maintained, BH3 will continue to </w:t>
      </w:r>
      <w:r w:rsidR="00F86358">
        <w:rPr>
          <w:rFonts w:ascii="Times New Roman" w:hAnsi="Times New Roman" w:cs="Times New Roman"/>
          <w:sz w:val="24"/>
          <w:szCs w:val="24"/>
        </w:rPr>
        <w:t>accumulate</w:t>
      </w:r>
      <w:r w:rsidR="008075D6">
        <w:rPr>
          <w:rFonts w:ascii="Times New Roman" w:hAnsi="Times New Roman" w:cs="Times New Roman"/>
          <w:sz w:val="24"/>
          <w:szCs w:val="24"/>
        </w:rPr>
        <w:t xml:space="preserve">, activating BAX. </w:t>
      </w:r>
      <w:r w:rsidR="0009560F">
        <w:rPr>
          <w:rFonts w:ascii="Times New Roman" w:hAnsi="Times New Roman" w:cs="Times New Roman"/>
          <w:sz w:val="24"/>
          <w:szCs w:val="24"/>
        </w:rPr>
        <w:t xml:space="preserve">The activated, mitochondrial-bound form, </w:t>
      </w:r>
      <w:proofErr w:type="spellStart"/>
      <w:r w:rsidR="0009560F">
        <w:rPr>
          <w:rFonts w:ascii="Times New Roman" w:hAnsi="Times New Roman" w:cs="Times New Roman"/>
          <w:sz w:val="24"/>
          <w:szCs w:val="24"/>
        </w:rPr>
        <w:t>BAXm</w:t>
      </w:r>
      <w:proofErr w:type="spellEnd"/>
      <w:r w:rsidR="008075D6">
        <w:rPr>
          <w:rFonts w:ascii="Times New Roman" w:hAnsi="Times New Roman" w:cs="Times New Roman"/>
          <w:sz w:val="24"/>
          <w:szCs w:val="24"/>
        </w:rPr>
        <w:t>,</w:t>
      </w:r>
      <w:r w:rsidR="0009560F">
        <w:rPr>
          <w:rFonts w:ascii="Times New Roman" w:hAnsi="Times New Roman" w:cs="Times New Roman"/>
          <w:sz w:val="24"/>
          <w:szCs w:val="24"/>
        </w:rPr>
        <w:t xml:space="preserve"> promotes the release of BH3 from BCL2. </w:t>
      </w:r>
      <w:r w:rsidR="00F86358">
        <w:rPr>
          <w:rFonts w:ascii="Times New Roman" w:hAnsi="Times New Roman" w:cs="Times New Roman"/>
          <w:sz w:val="24"/>
          <w:szCs w:val="24"/>
        </w:rPr>
        <w:t>Once this module is active, irreversible pores are formed within the mitochondrial membrane, augmenting permeability to cytochrome c. A</w:t>
      </w:r>
      <w:r w:rsidR="0009560F">
        <w:rPr>
          <w:rFonts w:ascii="Times New Roman" w:hAnsi="Times New Roman" w:cs="Times New Roman"/>
          <w:sz w:val="24"/>
          <w:szCs w:val="24"/>
        </w:rPr>
        <w:t xml:space="preserve"> key component of our model is </w:t>
      </w:r>
      <w:proofErr w:type="spellStart"/>
      <w:r w:rsidR="0009560F">
        <w:rPr>
          <w:rFonts w:ascii="Times New Roman" w:hAnsi="Times New Roman" w:cs="Times New Roman"/>
          <w:sz w:val="24"/>
          <w:szCs w:val="24"/>
        </w:rPr>
        <w:t>bistability</w:t>
      </w:r>
      <w:proofErr w:type="spellEnd"/>
      <w:r w:rsidR="0009560F">
        <w:rPr>
          <w:rFonts w:ascii="Times New Roman" w:hAnsi="Times New Roman" w:cs="Times New Roman"/>
          <w:sz w:val="24"/>
          <w:szCs w:val="24"/>
        </w:rPr>
        <w:t xml:space="preserve"> in both apoptosis and mitosis</w:t>
      </w:r>
      <w:r w:rsidR="00E030C0">
        <w:rPr>
          <w:rFonts w:ascii="Times New Roman" w:hAnsi="Times New Roman" w:cs="Times New Roman"/>
          <w:sz w:val="24"/>
          <w:szCs w:val="24"/>
        </w:rPr>
        <w:t>, allowing for signal threshold activation of both elements</w:t>
      </w:r>
      <w:r w:rsidR="0009560F">
        <w:rPr>
          <w:rFonts w:ascii="Times New Roman" w:hAnsi="Times New Roman" w:cs="Times New Roman"/>
          <w:sz w:val="24"/>
          <w:szCs w:val="24"/>
        </w:rPr>
        <w:t xml:space="preserve">. </w:t>
      </w:r>
    </w:p>
    <w:p w14:paraId="4E73E080" w14:textId="77777777" w:rsidR="00711786" w:rsidRDefault="00711786" w:rsidP="005F5A8E">
      <w:pPr>
        <w:spacing w:after="0" w:line="480" w:lineRule="auto"/>
        <w:ind w:firstLine="360"/>
        <w:jc w:val="both"/>
        <w:rPr>
          <w:rFonts w:ascii="Times New Roman" w:hAnsi="Times New Roman" w:cs="Times New Roman"/>
          <w:sz w:val="24"/>
          <w:szCs w:val="24"/>
        </w:rPr>
      </w:pPr>
    </w:p>
    <w:p w14:paraId="4E786BC9" w14:textId="646480E7" w:rsidR="00E71271" w:rsidRDefault="00144D38" w:rsidP="005F5A8E">
      <w:pPr>
        <w:spacing w:after="0"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We substantiate our model by comparing </w:t>
      </w:r>
      <w:r w:rsidR="00270E0C">
        <w:rPr>
          <w:rFonts w:ascii="Times New Roman" w:hAnsi="Times New Roman" w:cs="Times New Roman"/>
          <w:sz w:val="24"/>
          <w:szCs w:val="24"/>
        </w:rPr>
        <w:t xml:space="preserve">its behavior to experimentally measured </w:t>
      </w:r>
      <w:r w:rsidR="002A4C83">
        <w:rPr>
          <w:rFonts w:ascii="Times New Roman" w:hAnsi="Times New Roman" w:cs="Times New Roman"/>
          <w:sz w:val="24"/>
          <w:szCs w:val="24"/>
        </w:rPr>
        <w:t>IMTs</w:t>
      </w:r>
      <w:r w:rsidR="00270E0C">
        <w:rPr>
          <w:rFonts w:ascii="Times New Roman" w:hAnsi="Times New Roman" w:cs="Times New Roman"/>
          <w:sz w:val="24"/>
          <w:szCs w:val="24"/>
        </w:rPr>
        <w:t xml:space="preserve"> and total cell number</w:t>
      </w:r>
      <w:r w:rsidR="00F26216">
        <w:rPr>
          <w:rFonts w:ascii="Times New Roman" w:hAnsi="Times New Roman" w:cs="Times New Roman"/>
          <w:sz w:val="24"/>
          <w:szCs w:val="24"/>
        </w:rPr>
        <w:t xml:space="preserve"> for</w:t>
      </w:r>
      <w:r w:rsidR="00CD0B35">
        <w:rPr>
          <w:rFonts w:ascii="Times New Roman" w:hAnsi="Times New Roman" w:cs="Times New Roman"/>
          <w:sz w:val="24"/>
          <w:szCs w:val="24"/>
        </w:rPr>
        <w:t xml:space="preserve"> oncogene-addicted </w:t>
      </w:r>
      <w:r w:rsidR="00F26216">
        <w:rPr>
          <w:rFonts w:ascii="Times New Roman" w:hAnsi="Times New Roman" w:cs="Times New Roman"/>
          <w:sz w:val="24"/>
          <w:szCs w:val="24"/>
        </w:rPr>
        <w:t xml:space="preserve">NSCLC cells. The approach allows us to adjust </w:t>
      </w:r>
      <w:r w:rsidR="00F03788">
        <w:rPr>
          <w:rFonts w:ascii="Times New Roman" w:hAnsi="Times New Roman" w:cs="Times New Roman"/>
          <w:sz w:val="24"/>
          <w:szCs w:val="24"/>
        </w:rPr>
        <w:t xml:space="preserve">input strength to the mitotic and apoptotic modules </w:t>
      </w:r>
      <w:r w:rsidR="00F26216">
        <w:rPr>
          <w:rFonts w:ascii="Times New Roman" w:hAnsi="Times New Roman" w:cs="Times New Roman"/>
          <w:sz w:val="24"/>
          <w:szCs w:val="24"/>
        </w:rPr>
        <w:t>in the form of EGFR signaling, substrate s</w:t>
      </w:r>
      <w:r w:rsidR="00157943">
        <w:rPr>
          <w:rFonts w:ascii="Times New Roman" w:hAnsi="Times New Roman" w:cs="Times New Roman"/>
          <w:sz w:val="24"/>
          <w:szCs w:val="24"/>
        </w:rPr>
        <w:t xml:space="preserve">tiffness, and cMet expression and </w:t>
      </w:r>
      <w:r w:rsidR="002A4C83">
        <w:rPr>
          <w:rFonts w:ascii="Times New Roman" w:hAnsi="Times New Roman" w:cs="Times New Roman"/>
          <w:sz w:val="24"/>
          <w:szCs w:val="24"/>
        </w:rPr>
        <w:t xml:space="preserve">to </w:t>
      </w:r>
      <w:r w:rsidR="00157943">
        <w:rPr>
          <w:rFonts w:ascii="Times New Roman" w:hAnsi="Times New Roman" w:cs="Times New Roman"/>
          <w:sz w:val="24"/>
          <w:szCs w:val="24"/>
        </w:rPr>
        <w:t xml:space="preserve">quantify </w:t>
      </w:r>
      <w:r w:rsidR="002A4C83">
        <w:rPr>
          <w:rFonts w:ascii="Times New Roman" w:hAnsi="Times New Roman" w:cs="Times New Roman"/>
          <w:sz w:val="24"/>
          <w:szCs w:val="24"/>
        </w:rPr>
        <w:t xml:space="preserve">both </w:t>
      </w:r>
      <w:r w:rsidR="00157943">
        <w:rPr>
          <w:rFonts w:ascii="Times New Roman" w:hAnsi="Times New Roman" w:cs="Times New Roman"/>
          <w:sz w:val="24"/>
          <w:szCs w:val="24"/>
        </w:rPr>
        <w:t xml:space="preserve">single cell </w:t>
      </w:r>
      <w:r w:rsidR="00157943">
        <w:rPr>
          <w:rFonts w:ascii="Times New Roman" w:hAnsi="Times New Roman" w:cs="Times New Roman"/>
          <w:sz w:val="24"/>
          <w:szCs w:val="24"/>
        </w:rPr>
        <w:lastRenderedPageBreak/>
        <w:t>and population</w:t>
      </w:r>
      <w:r w:rsidR="00F87A59">
        <w:rPr>
          <w:rFonts w:ascii="Times New Roman" w:hAnsi="Times New Roman" w:cs="Times New Roman"/>
          <w:sz w:val="24"/>
          <w:szCs w:val="24"/>
        </w:rPr>
        <w:t xml:space="preserve"> level</w:t>
      </w:r>
      <w:r w:rsidR="00157943">
        <w:rPr>
          <w:rFonts w:ascii="Times New Roman" w:hAnsi="Times New Roman" w:cs="Times New Roman"/>
          <w:sz w:val="24"/>
          <w:szCs w:val="24"/>
        </w:rPr>
        <w:t xml:space="preserve"> </w:t>
      </w:r>
      <w:r w:rsidR="00F87A59">
        <w:rPr>
          <w:rFonts w:ascii="Times New Roman" w:hAnsi="Times New Roman" w:cs="Times New Roman"/>
          <w:sz w:val="24"/>
          <w:szCs w:val="24"/>
        </w:rPr>
        <w:t>effect</w:t>
      </w:r>
      <w:r w:rsidR="002A4C83">
        <w:rPr>
          <w:rFonts w:ascii="Times New Roman" w:hAnsi="Times New Roman" w:cs="Times New Roman"/>
          <w:sz w:val="24"/>
          <w:szCs w:val="24"/>
        </w:rPr>
        <w:t>s</w:t>
      </w:r>
      <w:r w:rsidR="00F87A59">
        <w:rPr>
          <w:rFonts w:ascii="Times New Roman" w:hAnsi="Times New Roman" w:cs="Times New Roman"/>
          <w:sz w:val="24"/>
          <w:szCs w:val="24"/>
        </w:rPr>
        <w:t xml:space="preserve"> </w:t>
      </w:r>
      <w:r w:rsidR="002A4C83">
        <w:rPr>
          <w:rFonts w:ascii="Times New Roman" w:hAnsi="Times New Roman" w:cs="Times New Roman"/>
          <w:sz w:val="24"/>
          <w:szCs w:val="24"/>
        </w:rPr>
        <w:t xml:space="preserve">of </w:t>
      </w:r>
      <w:r w:rsidR="00F87A59">
        <w:rPr>
          <w:rFonts w:ascii="Times New Roman" w:hAnsi="Times New Roman" w:cs="Times New Roman"/>
          <w:sz w:val="24"/>
          <w:szCs w:val="24"/>
        </w:rPr>
        <w:t>these perturbations.</w:t>
      </w:r>
      <w:r w:rsidR="006A70E0">
        <w:rPr>
          <w:rFonts w:ascii="Times New Roman" w:hAnsi="Times New Roman" w:cs="Times New Roman"/>
          <w:sz w:val="24"/>
          <w:szCs w:val="24"/>
        </w:rPr>
        <w:t xml:space="preserve"> </w:t>
      </w:r>
      <w:r w:rsidR="00831281" w:rsidRPr="00831281">
        <w:rPr>
          <w:rFonts w:ascii="Times New Roman" w:hAnsi="Times New Roman" w:cs="Times New Roman"/>
          <w:sz w:val="24"/>
          <w:szCs w:val="24"/>
        </w:rPr>
        <w:t xml:space="preserve">EGFR signaling indicates the presence of drug. Substrate stiffness is relevant in the case of late-stage cancers that metastasize to softer or harder tissues. NSCLC is often not diagnosed until advanced stages and its most common metastatic site is bone, a tissue </w:t>
      </w:r>
      <w:r w:rsidR="008A4F79">
        <w:rPr>
          <w:rFonts w:ascii="Times New Roman" w:hAnsi="Times New Roman" w:cs="Times New Roman"/>
          <w:sz w:val="24"/>
          <w:szCs w:val="24"/>
        </w:rPr>
        <w:t>500</w:t>
      </w:r>
      <w:r w:rsidR="00831281" w:rsidRPr="00831281">
        <w:rPr>
          <w:rFonts w:ascii="Times New Roman" w:hAnsi="Times New Roman" w:cs="Times New Roman"/>
          <w:sz w:val="24"/>
          <w:szCs w:val="24"/>
        </w:rPr>
        <w:t xml:space="preserve"> times stiffer than lung (cite). Variation in cMet signal allows us to model the response of NSCLC subpopulations that are resistant to current/initial/gold standard/available drug therapeutics</w:t>
      </w:r>
      <w:r w:rsidR="00831281">
        <w:rPr>
          <w:rFonts w:ascii="Times New Roman" w:hAnsi="Times New Roman" w:cs="Times New Roman"/>
          <w:sz w:val="24"/>
          <w:szCs w:val="24"/>
        </w:rPr>
        <w:t>.</w:t>
      </w:r>
      <w:r w:rsidR="00F87A59">
        <w:rPr>
          <w:rFonts w:ascii="Times New Roman" w:hAnsi="Times New Roman" w:cs="Times New Roman"/>
          <w:sz w:val="24"/>
          <w:szCs w:val="24"/>
        </w:rPr>
        <w:t xml:space="preserve"> We find </w:t>
      </w:r>
      <w:r w:rsidR="002A4C83">
        <w:rPr>
          <w:rFonts w:ascii="Times New Roman" w:hAnsi="Times New Roman" w:cs="Times New Roman"/>
          <w:sz w:val="24"/>
          <w:szCs w:val="24"/>
        </w:rPr>
        <w:t xml:space="preserve">that </w:t>
      </w:r>
      <w:r w:rsidR="00F87A59">
        <w:rPr>
          <w:rFonts w:ascii="Times New Roman" w:hAnsi="Times New Roman" w:cs="Times New Roman"/>
          <w:sz w:val="24"/>
          <w:szCs w:val="24"/>
        </w:rPr>
        <w:t>decreased substrate stiffness increases sensitivity to EGFR</w:t>
      </w:r>
      <w:r w:rsidR="002A4C83">
        <w:rPr>
          <w:rFonts w:ascii="Times New Roman" w:hAnsi="Times New Roman" w:cs="Times New Roman"/>
          <w:sz w:val="24"/>
          <w:szCs w:val="24"/>
        </w:rPr>
        <w:t>-</w:t>
      </w:r>
      <w:r w:rsidR="00F87A59">
        <w:rPr>
          <w:rFonts w:ascii="Times New Roman" w:hAnsi="Times New Roman" w:cs="Times New Roman"/>
          <w:sz w:val="24"/>
          <w:szCs w:val="24"/>
        </w:rPr>
        <w:t xml:space="preserve">targeted therapy in drug-resistant sublines. </w:t>
      </w:r>
      <w:r w:rsidR="00097233">
        <w:rPr>
          <w:rFonts w:ascii="Times New Roman" w:hAnsi="Times New Roman" w:cs="Times New Roman"/>
          <w:sz w:val="24"/>
          <w:szCs w:val="24"/>
        </w:rPr>
        <w:t xml:space="preserve">While drug treatment and stiffness can have the same overall effect on total cell number, division behavior is markedly different between the two </w:t>
      </w:r>
      <w:r w:rsidR="00912D25">
        <w:rPr>
          <w:rFonts w:ascii="Times New Roman" w:hAnsi="Times New Roman" w:cs="Times New Roman"/>
          <w:sz w:val="24"/>
          <w:szCs w:val="24"/>
        </w:rPr>
        <w:t>environment</w:t>
      </w:r>
      <w:r w:rsidR="006A70E0">
        <w:rPr>
          <w:rFonts w:ascii="Times New Roman" w:hAnsi="Times New Roman" w:cs="Times New Roman"/>
          <w:sz w:val="24"/>
          <w:szCs w:val="24"/>
        </w:rPr>
        <w:t>s</w:t>
      </w:r>
      <w:r w:rsidR="00097233">
        <w:rPr>
          <w:rFonts w:ascii="Times New Roman" w:hAnsi="Times New Roman" w:cs="Times New Roman"/>
          <w:sz w:val="24"/>
          <w:szCs w:val="24"/>
        </w:rPr>
        <w:t xml:space="preserve">. </w:t>
      </w:r>
      <w:r w:rsidR="00F87A59">
        <w:rPr>
          <w:rFonts w:ascii="Times New Roman" w:hAnsi="Times New Roman" w:cs="Times New Roman"/>
          <w:sz w:val="24"/>
          <w:szCs w:val="24"/>
        </w:rPr>
        <w:t xml:space="preserve">Additionally, we show </w:t>
      </w:r>
      <w:r w:rsidR="00211FAB">
        <w:rPr>
          <w:rFonts w:ascii="Times New Roman" w:hAnsi="Times New Roman" w:cs="Times New Roman"/>
          <w:sz w:val="24"/>
          <w:szCs w:val="24"/>
        </w:rPr>
        <w:t>that IMT</w:t>
      </w:r>
      <w:r w:rsidR="00F87A59">
        <w:rPr>
          <w:rFonts w:ascii="Times New Roman" w:hAnsi="Times New Roman" w:cs="Times New Roman"/>
          <w:sz w:val="24"/>
          <w:szCs w:val="24"/>
        </w:rPr>
        <w:t xml:space="preserve"> distributions are bimodal</w:t>
      </w:r>
      <w:r w:rsidR="006A70E0">
        <w:rPr>
          <w:rFonts w:ascii="Times New Roman" w:hAnsi="Times New Roman" w:cs="Times New Roman"/>
          <w:sz w:val="24"/>
          <w:szCs w:val="24"/>
        </w:rPr>
        <w:t>,</w:t>
      </w:r>
      <w:r w:rsidR="00F87A59">
        <w:rPr>
          <w:rFonts w:ascii="Times New Roman" w:hAnsi="Times New Roman" w:cs="Times New Roman"/>
          <w:sz w:val="24"/>
          <w:szCs w:val="24"/>
        </w:rPr>
        <w:t xml:space="preserve"> with a </w:t>
      </w:r>
      <w:r w:rsidR="00211FAB">
        <w:rPr>
          <w:rFonts w:ascii="Times New Roman" w:hAnsi="Times New Roman" w:cs="Times New Roman"/>
          <w:sz w:val="24"/>
          <w:szCs w:val="24"/>
        </w:rPr>
        <w:t xml:space="preserve">small fraction </w:t>
      </w:r>
      <w:r w:rsidR="00F87A59">
        <w:rPr>
          <w:rFonts w:ascii="Times New Roman" w:hAnsi="Times New Roman" w:cs="Times New Roman"/>
          <w:sz w:val="24"/>
          <w:szCs w:val="24"/>
        </w:rPr>
        <w:t>of cells dwelling in G1/G0 for approximatel</w:t>
      </w:r>
      <w:r w:rsidR="009C2EA2">
        <w:rPr>
          <w:rFonts w:ascii="Times New Roman" w:hAnsi="Times New Roman" w:cs="Times New Roman"/>
          <w:sz w:val="24"/>
          <w:szCs w:val="24"/>
        </w:rPr>
        <w:t>y double the period. Our model is sufficient to capture th</w:t>
      </w:r>
      <w:r w:rsidR="00211FAB">
        <w:rPr>
          <w:rFonts w:ascii="Times New Roman" w:hAnsi="Times New Roman" w:cs="Times New Roman"/>
          <w:sz w:val="24"/>
          <w:szCs w:val="24"/>
        </w:rPr>
        <w:t>e</w:t>
      </w:r>
      <w:r w:rsidR="009C2EA2">
        <w:rPr>
          <w:rFonts w:ascii="Times New Roman" w:hAnsi="Times New Roman" w:cs="Times New Roman"/>
          <w:sz w:val="24"/>
          <w:szCs w:val="24"/>
        </w:rPr>
        <w:t>s</w:t>
      </w:r>
      <w:r w:rsidR="00211FAB">
        <w:rPr>
          <w:rFonts w:ascii="Times New Roman" w:hAnsi="Times New Roman" w:cs="Times New Roman"/>
          <w:sz w:val="24"/>
          <w:szCs w:val="24"/>
        </w:rPr>
        <w:t>e</w:t>
      </w:r>
      <w:r w:rsidR="009C2EA2">
        <w:rPr>
          <w:rFonts w:ascii="Times New Roman" w:hAnsi="Times New Roman" w:cs="Times New Roman"/>
          <w:sz w:val="24"/>
          <w:szCs w:val="24"/>
        </w:rPr>
        <w:t xml:space="preserve"> phenomena</w:t>
      </w:r>
      <w:r w:rsidR="00BA07E5">
        <w:rPr>
          <w:rFonts w:ascii="Times New Roman" w:hAnsi="Times New Roman" w:cs="Times New Roman"/>
          <w:sz w:val="24"/>
          <w:szCs w:val="24"/>
        </w:rPr>
        <w:t xml:space="preserve">. </w:t>
      </w:r>
      <w:r w:rsidR="009C2EA2">
        <w:rPr>
          <w:rFonts w:ascii="Times New Roman" w:hAnsi="Times New Roman" w:cs="Times New Roman"/>
          <w:sz w:val="24"/>
          <w:szCs w:val="24"/>
        </w:rPr>
        <w:t xml:space="preserve"> </w:t>
      </w:r>
    </w:p>
    <w:p w14:paraId="7CCBDD53" w14:textId="77777777" w:rsidR="00912D25" w:rsidRDefault="00912D25" w:rsidP="005F5A8E">
      <w:pPr>
        <w:spacing w:after="0" w:line="480" w:lineRule="auto"/>
        <w:ind w:firstLine="360"/>
        <w:jc w:val="both"/>
        <w:rPr>
          <w:rFonts w:ascii="Times New Roman" w:hAnsi="Times New Roman" w:cs="Times New Roman"/>
          <w:sz w:val="24"/>
          <w:szCs w:val="24"/>
        </w:rPr>
      </w:pPr>
    </w:p>
    <w:p w14:paraId="33F6BB27" w14:textId="35EADCDF" w:rsidR="00912D25" w:rsidRDefault="006A70E0" w:rsidP="005F5A8E">
      <w:pPr>
        <w:spacing w:after="0" w:line="480" w:lineRule="auto"/>
        <w:ind w:firstLine="360"/>
        <w:jc w:val="both"/>
        <w:rPr>
          <w:rFonts w:ascii="Times New Roman" w:hAnsi="Times New Roman" w:cs="Times New Roman"/>
          <w:sz w:val="24"/>
          <w:szCs w:val="24"/>
        </w:rPr>
      </w:pPr>
      <w:r>
        <w:rPr>
          <w:rFonts w:ascii="Times New Roman" w:hAnsi="Times New Roman" w:cs="Times New Roman"/>
          <w:sz w:val="24"/>
          <w:szCs w:val="24"/>
        </w:rPr>
        <w:t>W</w:t>
      </w:r>
      <w:r w:rsidR="00912D25">
        <w:rPr>
          <w:rFonts w:ascii="Times New Roman" w:hAnsi="Times New Roman" w:cs="Times New Roman"/>
          <w:sz w:val="24"/>
          <w:szCs w:val="24"/>
        </w:rPr>
        <w:t xml:space="preserve">e </w:t>
      </w:r>
      <w:r>
        <w:rPr>
          <w:rFonts w:ascii="Times New Roman" w:hAnsi="Times New Roman" w:cs="Times New Roman"/>
          <w:sz w:val="24"/>
          <w:szCs w:val="24"/>
        </w:rPr>
        <w:t xml:space="preserve">demonstrate </w:t>
      </w:r>
      <w:r w:rsidR="00912D25">
        <w:rPr>
          <w:rFonts w:ascii="Times New Roman" w:hAnsi="Times New Roman" w:cs="Times New Roman"/>
          <w:sz w:val="24"/>
          <w:szCs w:val="24"/>
        </w:rPr>
        <w:t xml:space="preserve">the advantages </w:t>
      </w:r>
      <w:r w:rsidR="005F1891">
        <w:rPr>
          <w:rFonts w:ascii="Times New Roman" w:hAnsi="Times New Roman" w:cs="Times New Roman"/>
          <w:sz w:val="24"/>
          <w:szCs w:val="24"/>
        </w:rPr>
        <w:t>of</w:t>
      </w:r>
      <w:r w:rsidR="00912D25">
        <w:rPr>
          <w:rFonts w:ascii="Times New Roman" w:hAnsi="Times New Roman" w:cs="Times New Roman"/>
          <w:sz w:val="24"/>
          <w:szCs w:val="24"/>
        </w:rPr>
        <w:t xml:space="preserve"> using a simplified model that still retains the complex behavior found in the comprehensive version. </w:t>
      </w:r>
      <w:r w:rsidR="00381328">
        <w:rPr>
          <w:rFonts w:ascii="Times New Roman" w:hAnsi="Times New Roman" w:cs="Times New Roman"/>
          <w:sz w:val="24"/>
          <w:szCs w:val="24"/>
        </w:rPr>
        <w:t xml:space="preserve">For example, if we deconstruct the model into two oscillating circuits, we lose the period doubling feature observed </w:t>
      </w:r>
      <w:r w:rsidR="00381328">
        <w:rPr>
          <w:rFonts w:ascii="Times New Roman" w:hAnsi="Times New Roman" w:cs="Times New Roman"/>
          <w:i/>
          <w:iCs/>
          <w:sz w:val="24"/>
          <w:szCs w:val="24"/>
        </w:rPr>
        <w:t>in vitro</w:t>
      </w:r>
      <w:r w:rsidR="00381328">
        <w:rPr>
          <w:rFonts w:ascii="Times New Roman" w:hAnsi="Times New Roman" w:cs="Times New Roman"/>
          <w:sz w:val="24"/>
          <w:szCs w:val="24"/>
        </w:rPr>
        <w:t xml:space="preserve">. </w:t>
      </w:r>
      <w:r w:rsidR="00BA07E5">
        <w:rPr>
          <w:rFonts w:ascii="Times New Roman" w:hAnsi="Times New Roman" w:cs="Times New Roman"/>
          <w:sz w:val="24"/>
          <w:szCs w:val="24"/>
        </w:rPr>
        <w:t>Since</w:t>
      </w:r>
      <w:r w:rsidR="00381328">
        <w:rPr>
          <w:rFonts w:ascii="Times New Roman" w:hAnsi="Times New Roman" w:cs="Times New Roman"/>
          <w:sz w:val="24"/>
          <w:szCs w:val="24"/>
        </w:rPr>
        <w:t xml:space="preserve"> simplifying the model would lose this key biological characteristic</w:t>
      </w:r>
      <w:r w:rsidR="00BA07E5">
        <w:rPr>
          <w:rFonts w:ascii="Times New Roman" w:hAnsi="Times New Roman" w:cs="Times New Roman"/>
          <w:sz w:val="24"/>
          <w:szCs w:val="24"/>
        </w:rPr>
        <w:t>, we know both loops are required for an accurate model</w:t>
      </w:r>
      <w:r w:rsidR="00381328">
        <w:rPr>
          <w:rFonts w:ascii="Times New Roman" w:hAnsi="Times New Roman" w:cs="Times New Roman"/>
          <w:sz w:val="24"/>
          <w:szCs w:val="24"/>
        </w:rPr>
        <w:t xml:space="preserve">. </w:t>
      </w:r>
      <w:r w:rsidR="00BA07E5">
        <w:rPr>
          <w:rFonts w:ascii="Times New Roman" w:hAnsi="Times New Roman" w:cs="Times New Roman"/>
          <w:sz w:val="24"/>
          <w:szCs w:val="24"/>
        </w:rPr>
        <w:t>Our model links the period doubling to low cyclin E/Cdk2 activity at mitotic exit, proposing a novel mechanism, which demonstrates its usefulness.</w:t>
      </w:r>
      <w:r w:rsidR="00381328">
        <w:rPr>
          <w:rFonts w:ascii="Times New Roman" w:hAnsi="Times New Roman" w:cs="Times New Roman"/>
          <w:sz w:val="24"/>
          <w:szCs w:val="24"/>
        </w:rPr>
        <w:t xml:space="preserve"> </w:t>
      </w:r>
      <w:r w:rsidR="00BA07E5">
        <w:rPr>
          <w:rFonts w:ascii="Times New Roman" w:hAnsi="Times New Roman" w:cs="Times New Roman"/>
          <w:sz w:val="24"/>
          <w:szCs w:val="24"/>
        </w:rPr>
        <w:t>Our model</w:t>
      </w:r>
      <w:r w:rsidR="00381328">
        <w:rPr>
          <w:rFonts w:ascii="Times New Roman" w:hAnsi="Times New Roman" w:cs="Times New Roman"/>
          <w:sz w:val="24"/>
          <w:szCs w:val="24"/>
        </w:rPr>
        <w:t xml:space="preserve"> retains the necessary structure to make insightful predictions while being computationally efficient. </w:t>
      </w:r>
    </w:p>
    <w:p w14:paraId="1B76A6B4" w14:textId="77777777" w:rsidR="00456D63" w:rsidRPr="00C36ACB" w:rsidRDefault="00456D63" w:rsidP="005F5A8E">
      <w:pPr>
        <w:spacing w:after="0" w:line="480" w:lineRule="auto"/>
        <w:jc w:val="both"/>
        <w:rPr>
          <w:rFonts w:ascii="Times New Roman" w:hAnsi="Times New Roman" w:cs="Times New Roman"/>
          <w:sz w:val="24"/>
          <w:szCs w:val="24"/>
        </w:rPr>
      </w:pPr>
    </w:p>
    <w:p w14:paraId="31E61192" w14:textId="77777777" w:rsidR="00C36ACB" w:rsidRPr="005F5A8E" w:rsidRDefault="00C36ACB" w:rsidP="005F5A8E">
      <w:pPr>
        <w:spacing w:after="0" w:line="480" w:lineRule="auto"/>
        <w:jc w:val="both"/>
        <w:rPr>
          <w:rFonts w:ascii="Times New Roman" w:hAnsi="Times New Roman" w:cs="Times New Roman"/>
          <w:b/>
          <w:sz w:val="28"/>
          <w:szCs w:val="28"/>
        </w:rPr>
      </w:pPr>
      <w:r w:rsidRPr="005F5A8E">
        <w:rPr>
          <w:rFonts w:ascii="Times New Roman" w:hAnsi="Times New Roman" w:cs="Times New Roman"/>
          <w:b/>
          <w:sz w:val="28"/>
          <w:szCs w:val="28"/>
        </w:rPr>
        <w:t>Results</w:t>
      </w:r>
    </w:p>
    <w:p w14:paraId="2A13A0D9" w14:textId="77777777" w:rsidR="005F5A8E" w:rsidRDefault="005F5A8E" w:rsidP="005F5A8E">
      <w:pPr>
        <w:spacing w:after="0" w:line="480" w:lineRule="auto"/>
        <w:jc w:val="both"/>
        <w:rPr>
          <w:rFonts w:ascii="Times New Roman" w:hAnsi="Times New Roman" w:cs="Times New Roman"/>
          <w:b/>
          <w:sz w:val="24"/>
          <w:szCs w:val="24"/>
        </w:rPr>
      </w:pPr>
    </w:p>
    <w:p w14:paraId="623CE122" w14:textId="0DA91191" w:rsidR="00B67EDD" w:rsidRPr="00B67EDD" w:rsidRDefault="00A84D49" w:rsidP="005F5A8E">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Soft substrate decreases</w:t>
      </w:r>
      <w:r w:rsidR="006D69CB">
        <w:rPr>
          <w:rFonts w:ascii="Times New Roman" w:hAnsi="Times New Roman" w:cs="Times New Roman"/>
          <w:b/>
          <w:sz w:val="24"/>
          <w:szCs w:val="24"/>
        </w:rPr>
        <w:t xml:space="preserve"> overall cell number </w:t>
      </w:r>
      <w:r w:rsidR="006B69A9">
        <w:rPr>
          <w:rFonts w:ascii="Times New Roman" w:hAnsi="Times New Roman" w:cs="Times New Roman"/>
          <w:b/>
          <w:sz w:val="24"/>
          <w:szCs w:val="24"/>
        </w:rPr>
        <w:t>similar to</w:t>
      </w:r>
      <w:r w:rsidR="006D69CB">
        <w:rPr>
          <w:rFonts w:ascii="Times New Roman" w:hAnsi="Times New Roman" w:cs="Times New Roman"/>
          <w:b/>
          <w:sz w:val="24"/>
          <w:szCs w:val="24"/>
        </w:rPr>
        <w:t xml:space="preserve"> </w:t>
      </w:r>
      <w:r w:rsidR="003C69D5">
        <w:rPr>
          <w:rFonts w:ascii="Times New Roman" w:hAnsi="Times New Roman" w:cs="Times New Roman"/>
          <w:b/>
          <w:sz w:val="24"/>
          <w:szCs w:val="24"/>
        </w:rPr>
        <w:t>erlotinib</w:t>
      </w:r>
      <w:r w:rsidR="006D69CB">
        <w:rPr>
          <w:rFonts w:ascii="Times New Roman" w:hAnsi="Times New Roman" w:cs="Times New Roman"/>
          <w:b/>
          <w:sz w:val="24"/>
          <w:szCs w:val="24"/>
        </w:rPr>
        <w:t xml:space="preserve"> treatment</w:t>
      </w:r>
    </w:p>
    <w:p w14:paraId="5495C00C" w14:textId="2CE2ACE4" w:rsidR="00C14F77" w:rsidRDefault="00A65766"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In order to examine the effect of substrate stiffness and EGFR inhibition</w:t>
      </w:r>
      <w:r w:rsidR="00B64346">
        <w:rPr>
          <w:rFonts w:ascii="Times New Roman" w:hAnsi="Times New Roman" w:cs="Times New Roman"/>
          <w:sz w:val="24"/>
          <w:szCs w:val="24"/>
        </w:rPr>
        <w:t xml:space="preserve"> (with erlotinib)</w:t>
      </w:r>
      <w:r>
        <w:rPr>
          <w:rFonts w:ascii="Times New Roman" w:hAnsi="Times New Roman" w:cs="Times New Roman"/>
          <w:sz w:val="24"/>
          <w:szCs w:val="24"/>
        </w:rPr>
        <w:t xml:space="preserve"> on cell fate decision, we used the EGFR-mutated </w:t>
      </w:r>
      <w:r w:rsidR="00116DCC">
        <w:rPr>
          <w:rFonts w:ascii="Times New Roman" w:hAnsi="Times New Roman" w:cs="Times New Roman"/>
          <w:sz w:val="24"/>
          <w:szCs w:val="24"/>
        </w:rPr>
        <w:t>NSCLC</w:t>
      </w:r>
      <w:r>
        <w:rPr>
          <w:rFonts w:ascii="Times New Roman" w:hAnsi="Times New Roman" w:cs="Times New Roman"/>
          <w:sz w:val="24"/>
          <w:szCs w:val="24"/>
        </w:rPr>
        <w:t xml:space="preserve"> PC9 cell line. </w:t>
      </w:r>
      <w:r w:rsidR="008B5828">
        <w:rPr>
          <w:rFonts w:ascii="Times New Roman" w:hAnsi="Times New Roman" w:cs="Times New Roman"/>
          <w:sz w:val="24"/>
          <w:szCs w:val="24"/>
        </w:rPr>
        <w:t xml:space="preserve">We </w:t>
      </w:r>
      <w:r>
        <w:rPr>
          <w:rFonts w:ascii="Times New Roman" w:hAnsi="Times New Roman" w:cs="Times New Roman"/>
          <w:sz w:val="24"/>
          <w:szCs w:val="24"/>
        </w:rPr>
        <w:t>investigated</w:t>
      </w:r>
      <w:r w:rsidR="008B5828">
        <w:rPr>
          <w:rFonts w:ascii="Times New Roman" w:hAnsi="Times New Roman" w:cs="Times New Roman"/>
          <w:sz w:val="24"/>
          <w:szCs w:val="24"/>
        </w:rPr>
        <w:t xml:space="preserve"> two separate discrete sublines from the parental PC9 population, hereafter referred to as DS8 and </w:t>
      </w:r>
      <w:r>
        <w:rPr>
          <w:rFonts w:ascii="Times New Roman" w:hAnsi="Times New Roman" w:cs="Times New Roman"/>
          <w:sz w:val="24"/>
          <w:szCs w:val="24"/>
        </w:rPr>
        <w:t>DS9, which</w:t>
      </w:r>
      <w:r w:rsidR="008B5828">
        <w:rPr>
          <w:rFonts w:ascii="Times New Roman" w:hAnsi="Times New Roman" w:cs="Times New Roman"/>
          <w:sz w:val="24"/>
          <w:szCs w:val="24"/>
        </w:rPr>
        <w:t xml:space="preserve"> ha</w:t>
      </w:r>
      <w:r w:rsidR="002E6286">
        <w:rPr>
          <w:rFonts w:ascii="Times New Roman" w:hAnsi="Times New Roman" w:cs="Times New Roman"/>
          <w:sz w:val="24"/>
          <w:szCs w:val="24"/>
        </w:rPr>
        <w:t>ve been previously characterized as showing a resistant and sensitive phenotype</w:t>
      </w:r>
      <w:r w:rsidR="00F81198">
        <w:rPr>
          <w:rFonts w:ascii="Times New Roman" w:hAnsi="Times New Roman" w:cs="Times New Roman"/>
          <w:sz w:val="24"/>
          <w:szCs w:val="24"/>
        </w:rPr>
        <w:t xml:space="preserve"> to EGFR inhibition</w:t>
      </w:r>
      <w:r w:rsidR="00381328">
        <w:rPr>
          <w:rFonts w:ascii="Times New Roman" w:hAnsi="Times New Roman" w:cs="Times New Roman"/>
          <w:sz w:val="24"/>
          <w:szCs w:val="24"/>
        </w:rPr>
        <w:t>,</w:t>
      </w:r>
      <w:r w:rsidR="002E6286">
        <w:rPr>
          <w:rFonts w:ascii="Times New Roman" w:hAnsi="Times New Roman" w:cs="Times New Roman"/>
          <w:sz w:val="24"/>
          <w:szCs w:val="24"/>
        </w:rPr>
        <w:t xml:space="preserve"> respectively. </w:t>
      </w:r>
      <w:r w:rsidR="008E09B6">
        <w:rPr>
          <w:rFonts w:ascii="Times New Roman" w:hAnsi="Times New Roman" w:cs="Times New Roman"/>
          <w:sz w:val="24"/>
          <w:szCs w:val="24"/>
        </w:rPr>
        <w:t xml:space="preserve">Cells </w:t>
      </w:r>
      <w:r w:rsidR="00116DCC">
        <w:rPr>
          <w:rFonts w:ascii="Times New Roman" w:hAnsi="Times New Roman" w:cs="Times New Roman"/>
          <w:sz w:val="24"/>
          <w:szCs w:val="24"/>
        </w:rPr>
        <w:t xml:space="preserve">were </w:t>
      </w:r>
      <w:r w:rsidR="008E09B6">
        <w:rPr>
          <w:rFonts w:ascii="Times New Roman" w:hAnsi="Times New Roman" w:cs="Times New Roman"/>
          <w:sz w:val="24"/>
          <w:szCs w:val="24"/>
        </w:rPr>
        <w:t xml:space="preserve">grown on polyacrylamide substrate </w:t>
      </w:r>
      <w:r w:rsidR="008E09B6">
        <w:rPr>
          <w:rFonts w:ascii="Times New Roman" w:hAnsi="Times New Roman" w:cs="Times New Roman"/>
          <w:sz w:val="24"/>
          <w:szCs w:val="24"/>
        </w:rPr>
        <w:lastRenderedPageBreak/>
        <w:t xml:space="preserve">of </w:t>
      </w:r>
      <w:r>
        <w:rPr>
          <w:rFonts w:ascii="Times New Roman" w:hAnsi="Times New Roman" w:cs="Times New Roman"/>
          <w:sz w:val="24"/>
          <w:szCs w:val="24"/>
        </w:rPr>
        <w:t>varying</w:t>
      </w:r>
      <w:r w:rsidR="008E09B6">
        <w:rPr>
          <w:rFonts w:ascii="Times New Roman" w:hAnsi="Times New Roman" w:cs="Times New Roman"/>
          <w:sz w:val="24"/>
          <w:szCs w:val="24"/>
        </w:rPr>
        <w:t xml:space="preserve"> stiffness, modulated from 0.6 kPa to 55 kPa, coated with </w:t>
      </w:r>
      <w:r w:rsidR="00B67EDD">
        <w:rPr>
          <w:rFonts w:ascii="Times New Roman" w:hAnsi="Times New Roman" w:cs="Times New Roman"/>
          <w:sz w:val="24"/>
          <w:szCs w:val="24"/>
        </w:rPr>
        <w:t xml:space="preserve">fibronectin. </w:t>
      </w:r>
      <w:r w:rsidR="00A0436C">
        <w:rPr>
          <w:rFonts w:ascii="Times New Roman" w:hAnsi="Times New Roman" w:cs="Times New Roman"/>
          <w:sz w:val="24"/>
          <w:szCs w:val="24"/>
        </w:rPr>
        <w:t>For tracking</w:t>
      </w:r>
      <w:r w:rsidR="00CA60E8">
        <w:rPr>
          <w:rFonts w:ascii="Times New Roman" w:hAnsi="Times New Roman" w:cs="Times New Roman"/>
          <w:sz w:val="24"/>
          <w:szCs w:val="24"/>
        </w:rPr>
        <w:t xml:space="preserve"> and analysis</w:t>
      </w:r>
      <w:r w:rsidR="00A0436C">
        <w:rPr>
          <w:rFonts w:ascii="Times New Roman" w:hAnsi="Times New Roman" w:cs="Times New Roman"/>
          <w:sz w:val="24"/>
          <w:szCs w:val="24"/>
        </w:rPr>
        <w:t xml:space="preserve"> purposes, cells </w:t>
      </w:r>
      <w:r w:rsidR="00116DCC">
        <w:rPr>
          <w:rFonts w:ascii="Times New Roman" w:hAnsi="Times New Roman" w:cs="Times New Roman"/>
          <w:sz w:val="24"/>
          <w:szCs w:val="24"/>
        </w:rPr>
        <w:t xml:space="preserve">were </w:t>
      </w:r>
      <w:r w:rsidR="00A0436C">
        <w:rPr>
          <w:rFonts w:ascii="Times New Roman" w:hAnsi="Times New Roman" w:cs="Times New Roman"/>
          <w:sz w:val="24"/>
          <w:szCs w:val="24"/>
        </w:rPr>
        <w:t>labeled with H2B-mRFP and Geminin-</w:t>
      </w:r>
      <w:proofErr w:type="spellStart"/>
      <w:r w:rsidR="00A0436C">
        <w:rPr>
          <w:rFonts w:ascii="Times New Roman" w:hAnsi="Times New Roman" w:cs="Times New Roman"/>
          <w:sz w:val="24"/>
          <w:szCs w:val="24"/>
        </w:rPr>
        <w:t>mAG.</w:t>
      </w:r>
      <w:proofErr w:type="spellEnd"/>
      <w:r w:rsidR="00A0436C">
        <w:rPr>
          <w:rFonts w:ascii="Times New Roman" w:hAnsi="Times New Roman" w:cs="Times New Roman"/>
          <w:sz w:val="24"/>
          <w:szCs w:val="24"/>
        </w:rPr>
        <w:t xml:space="preserve"> The first allows for continual tracking of individual cells for the course of the experiment while the latter marks the transition from G1 to S phase, remaining expressed until the cell divides. Cells </w:t>
      </w:r>
      <w:r w:rsidR="00116DCC">
        <w:rPr>
          <w:rFonts w:ascii="Times New Roman" w:hAnsi="Times New Roman" w:cs="Times New Roman"/>
          <w:sz w:val="24"/>
          <w:szCs w:val="24"/>
        </w:rPr>
        <w:t xml:space="preserve">were </w:t>
      </w:r>
      <w:r w:rsidR="00A0436C">
        <w:rPr>
          <w:rFonts w:ascii="Times New Roman" w:hAnsi="Times New Roman" w:cs="Times New Roman"/>
          <w:sz w:val="24"/>
          <w:szCs w:val="24"/>
        </w:rPr>
        <w:t xml:space="preserve">imaged every 20 minutes over a period of five days. </w:t>
      </w:r>
    </w:p>
    <w:p w14:paraId="0FF57F61" w14:textId="77777777" w:rsidR="0042332F" w:rsidRDefault="0042332F" w:rsidP="005F5A8E">
      <w:pPr>
        <w:spacing w:after="0" w:line="480" w:lineRule="auto"/>
        <w:jc w:val="both"/>
        <w:rPr>
          <w:rFonts w:ascii="Times New Roman" w:hAnsi="Times New Roman" w:cs="Times New Roman"/>
          <w:sz w:val="24"/>
          <w:szCs w:val="24"/>
        </w:rPr>
      </w:pPr>
    </w:p>
    <w:p w14:paraId="582458BF" w14:textId="6497C9BB" w:rsidR="00ED2C15" w:rsidRDefault="00436BB6"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We </w:t>
      </w:r>
      <w:r w:rsidR="008B5828">
        <w:rPr>
          <w:rFonts w:ascii="Times New Roman" w:hAnsi="Times New Roman" w:cs="Times New Roman"/>
          <w:sz w:val="24"/>
          <w:szCs w:val="24"/>
        </w:rPr>
        <w:t xml:space="preserve">followed </w:t>
      </w:r>
      <w:r w:rsidR="00A65766">
        <w:rPr>
          <w:rFonts w:ascii="Times New Roman" w:hAnsi="Times New Roman" w:cs="Times New Roman"/>
          <w:sz w:val="24"/>
          <w:szCs w:val="24"/>
        </w:rPr>
        <w:t xml:space="preserve">the change in overall cell population using </w:t>
      </w:r>
      <w:r w:rsidR="001F76E5">
        <w:rPr>
          <w:rFonts w:ascii="Times New Roman" w:hAnsi="Times New Roman" w:cs="Times New Roman"/>
          <w:sz w:val="24"/>
          <w:szCs w:val="24"/>
        </w:rPr>
        <w:t xml:space="preserve">the methodology developed by </w:t>
      </w:r>
      <w:proofErr w:type="spellStart"/>
      <w:r w:rsidR="001F76E5">
        <w:rPr>
          <w:rFonts w:ascii="Times New Roman" w:hAnsi="Times New Roman" w:cs="Times New Roman"/>
          <w:sz w:val="24"/>
          <w:szCs w:val="24"/>
        </w:rPr>
        <w:t>Quaranta</w:t>
      </w:r>
      <w:proofErr w:type="spellEnd"/>
      <w:r w:rsidR="001F76E5">
        <w:rPr>
          <w:rFonts w:ascii="Times New Roman" w:hAnsi="Times New Roman" w:cs="Times New Roman"/>
          <w:sz w:val="24"/>
          <w:szCs w:val="24"/>
        </w:rPr>
        <w:t xml:space="preserve"> </w:t>
      </w:r>
      <w:r w:rsidR="00A65766">
        <w:rPr>
          <w:rFonts w:ascii="Times New Roman" w:hAnsi="Times New Roman" w:cs="Times New Roman"/>
          <w:i/>
          <w:sz w:val="24"/>
          <w:szCs w:val="24"/>
        </w:rPr>
        <w:t>et al.</w:t>
      </w:r>
      <w:r w:rsidR="00A65766">
        <w:rPr>
          <w:rFonts w:ascii="Times New Roman" w:hAnsi="Times New Roman" w:cs="Times New Roman"/>
          <w:sz w:val="24"/>
          <w:szCs w:val="24"/>
        </w:rPr>
        <w:t xml:space="preserve"> </w:t>
      </w:r>
      <w:r w:rsidR="00392EEE">
        <w:rPr>
          <w:rFonts w:ascii="Times New Roman" w:hAnsi="Times New Roman" w:cs="Times New Roman"/>
          <w:sz w:val="24"/>
          <w:szCs w:val="24"/>
        </w:rPr>
        <w:t xml:space="preserve">called </w:t>
      </w:r>
      <w:r w:rsidR="001F76E5">
        <w:rPr>
          <w:rFonts w:ascii="Times New Roman" w:hAnsi="Times New Roman" w:cs="Times New Roman"/>
          <w:sz w:val="24"/>
          <w:szCs w:val="24"/>
        </w:rPr>
        <w:t xml:space="preserve">the drug-induced proliferation (DIP) rate. The DIP rate is the linear </w:t>
      </w:r>
      <w:r w:rsidR="00A65766">
        <w:rPr>
          <w:rFonts w:ascii="Times New Roman" w:hAnsi="Times New Roman" w:cs="Times New Roman"/>
          <w:sz w:val="24"/>
          <w:szCs w:val="24"/>
        </w:rPr>
        <w:t>fit of cell population doubling</w:t>
      </w:r>
      <w:r w:rsidR="001F76E5">
        <w:rPr>
          <w:rFonts w:ascii="Times New Roman" w:hAnsi="Times New Roman" w:cs="Times New Roman"/>
          <w:sz w:val="24"/>
          <w:szCs w:val="24"/>
        </w:rPr>
        <w:t xml:space="preserve"> as a function o</w:t>
      </w:r>
      <w:r w:rsidR="00A65766">
        <w:rPr>
          <w:rFonts w:ascii="Times New Roman" w:hAnsi="Times New Roman" w:cs="Times New Roman"/>
          <w:sz w:val="24"/>
          <w:szCs w:val="24"/>
        </w:rPr>
        <w:t xml:space="preserve">f time after the point of linear response. </w:t>
      </w:r>
      <w:r w:rsidR="00ED2C15">
        <w:rPr>
          <w:rFonts w:ascii="Times New Roman" w:hAnsi="Times New Roman" w:cs="Times New Roman"/>
          <w:sz w:val="24"/>
          <w:szCs w:val="24"/>
        </w:rPr>
        <w:t xml:space="preserve">Using the DIP rate as a growth metric over other fits such as logistic growth allows us to compare a single fit quantity across cell populations that are expanding or declining. </w:t>
      </w:r>
      <w:r w:rsidR="00A65766">
        <w:rPr>
          <w:rFonts w:ascii="Times New Roman" w:hAnsi="Times New Roman" w:cs="Times New Roman"/>
          <w:sz w:val="24"/>
          <w:szCs w:val="24"/>
        </w:rPr>
        <w:t>On the stiffest substrate (55</w:t>
      </w:r>
      <w:r w:rsidR="00B64346">
        <w:rPr>
          <w:rFonts w:ascii="Times New Roman" w:hAnsi="Times New Roman" w:cs="Times New Roman"/>
          <w:sz w:val="24"/>
          <w:szCs w:val="24"/>
        </w:rPr>
        <w:t xml:space="preserve"> </w:t>
      </w:r>
      <w:r w:rsidR="00A65766">
        <w:rPr>
          <w:rFonts w:ascii="Times New Roman" w:hAnsi="Times New Roman" w:cs="Times New Roman"/>
          <w:sz w:val="24"/>
          <w:szCs w:val="24"/>
        </w:rPr>
        <w:t>kPa), the two sublines behave as previously described</w:t>
      </w:r>
      <w:r w:rsidR="00ED2C15">
        <w:rPr>
          <w:rFonts w:ascii="Times New Roman" w:hAnsi="Times New Roman" w:cs="Times New Roman"/>
          <w:sz w:val="24"/>
          <w:szCs w:val="24"/>
        </w:rPr>
        <w:t xml:space="preserve"> with no significant difference between subline DIP rates (Fig1). Upon erlotinib treatment, the underlying sensitivity heterogeneity is made apparent with DS8 showing no significant change in DIP rate and DS9 showing a distinct negative rate (Fig1).  </w:t>
      </w:r>
    </w:p>
    <w:p w14:paraId="056D6D2F" w14:textId="77777777" w:rsidR="00ED2C15" w:rsidRDefault="00ED2C15" w:rsidP="005F5A8E">
      <w:pPr>
        <w:spacing w:after="0" w:line="480" w:lineRule="auto"/>
        <w:jc w:val="both"/>
        <w:rPr>
          <w:rFonts w:ascii="Times New Roman" w:hAnsi="Times New Roman" w:cs="Times New Roman"/>
          <w:sz w:val="24"/>
          <w:szCs w:val="24"/>
        </w:rPr>
      </w:pPr>
    </w:p>
    <w:p w14:paraId="520256BA" w14:textId="2E22E6DF" w:rsidR="00ED2C15" w:rsidRDefault="00ED2C15"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We then investigated the effects of substrate stiffness on DIP rate for both untreated and </w:t>
      </w:r>
      <w:r w:rsidR="00B64346">
        <w:rPr>
          <w:rFonts w:ascii="Times New Roman" w:hAnsi="Times New Roman" w:cs="Times New Roman"/>
          <w:sz w:val="24"/>
          <w:szCs w:val="24"/>
        </w:rPr>
        <w:t>erlotinib-</w:t>
      </w:r>
      <w:r>
        <w:rPr>
          <w:rFonts w:ascii="Times New Roman" w:hAnsi="Times New Roman" w:cs="Times New Roman"/>
          <w:sz w:val="24"/>
          <w:szCs w:val="24"/>
        </w:rPr>
        <w:t xml:space="preserve">b treated cells. </w:t>
      </w:r>
    </w:p>
    <w:p w14:paraId="3EC5EF51" w14:textId="0B5F056D" w:rsidR="008B5828" w:rsidRDefault="00F81198"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As the substrate becomes softer, cells show a marked decrease in growth rate under DMSO conditions, still, with little difference between sublines. </w:t>
      </w:r>
      <w:r w:rsidR="003A14D3">
        <w:rPr>
          <w:rFonts w:ascii="Times New Roman" w:hAnsi="Times New Roman" w:cs="Times New Roman"/>
          <w:sz w:val="24"/>
          <w:szCs w:val="24"/>
        </w:rPr>
        <w:t xml:space="preserve">All DIP rates, regardless of stiffness, are positive with no drug treatment. </w:t>
      </w:r>
      <w:r w:rsidR="00975A62">
        <w:rPr>
          <w:rFonts w:ascii="Times New Roman" w:hAnsi="Times New Roman" w:cs="Times New Roman"/>
          <w:sz w:val="24"/>
          <w:szCs w:val="24"/>
        </w:rPr>
        <w:t xml:space="preserve">Here we point out one limitation of the DIP rate: as the DIP rate expresses the linear fit of the population change over a given window, it does not fully capture all of the dynamics of a cell population. Namely, the initial response and behavior of the cells. On our softest substrate, the DIP rate is significantly different between sublines. However, when using a logistic fit to describe cell number, we find similar behavior between the two (Supp. Fig 1). </w:t>
      </w:r>
    </w:p>
    <w:p w14:paraId="4A7AD6C9" w14:textId="77777777" w:rsidR="00F81198" w:rsidRDefault="00F81198" w:rsidP="005F5A8E">
      <w:pPr>
        <w:spacing w:after="0" w:line="480" w:lineRule="auto"/>
        <w:jc w:val="both"/>
        <w:rPr>
          <w:rFonts w:ascii="Times New Roman" w:hAnsi="Times New Roman" w:cs="Times New Roman"/>
          <w:sz w:val="24"/>
          <w:szCs w:val="24"/>
        </w:rPr>
      </w:pPr>
    </w:p>
    <w:p w14:paraId="658EA71F" w14:textId="5809F6AA" w:rsidR="00261FCC" w:rsidRDefault="00F81198"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We know </w:t>
      </w:r>
      <w:r w:rsidR="00506600">
        <w:rPr>
          <w:rFonts w:ascii="Times New Roman" w:hAnsi="Times New Roman" w:cs="Times New Roman"/>
          <w:sz w:val="24"/>
          <w:szCs w:val="24"/>
        </w:rPr>
        <w:t>from previous work (</w:t>
      </w:r>
      <w:proofErr w:type="spellStart"/>
      <w:r w:rsidR="00506600">
        <w:rPr>
          <w:rFonts w:ascii="Times New Roman" w:hAnsi="Times New Roman" w:cs="Times New Roman"/>
          <w:sz w:val="24"/>
          <w:szCs w:val="24"/>
        </w:rPr>
        <w:t>Quaranta</w:t>
      </w:r>
      <w:proofErr w:type="spellEnd"/>
      <w:r w:rsidR="00506600">
        <w:rPr>
          <w:rFonts w:ascii="Times New Roman" w:hAnsi="Times New Roman" w:cs="Times New Roman"/>
          <w:sz w:val="24"/>
          <w:szCs w:val="24"/>
        </w:rPr>
        <w:t xml:space="preserve"> citations) </w:t>
      </w:r>
      <w:r>
        <w:rPr>
          <w:rFonts w:ascii="Times New Roman" w:hAnsi="Times New Roman" w:cs="Times New Roman"/>
          <w:sz w:val="24"/>
          <w:szCs w:val="24"/>
        </w:rPr>
        <w:t>that DS8 and DS9 respond disparately to EGFR inhibit</w:t>
      </w:r>
      <w:r w:rsidR="00506600">
        <w:rPr>
          <w:rFonts w:ascii="Times New Roman" w:hAnsi="Times New Roman" w:cs="Times New Roman"/>
          <w:sz w:val="24"/>
          <w:szCs w:val="24"/>
        </w:rPr>
        <w:t xml:space="preserve">ion. In light of our results showing a change in DIP rate with substrate stiffness, we investigated </w:t>
      </w:r>
      <w:r w:rsidR="008D7966">
        <w:rPr>
          <w:rFonts w:ascii="Times New Roman" w:hAnsi="Times New Roman" w:cs="Times New Roman"/>
          <w:sz w:val="24"/>
          <w:szCs w:val="24"/>
        </w:rPr>
        <w:t xml:space="preserve">if and </w:t>
      </w:r>
      <w:r w:rsidR="00FB2905">
        <w:rPr>
          <w:rFonts w:ascii="Times New Roman" w:hAnsi="Times New Roman" w:cs="Times New Roman"/>
          <w:sz w:val="24"/>
          <w:szCs w:val="24"/>
        </w:rPr>
        <w:t xml:space="preserve">how substrate stiffness affects sensitivity to EGFR inhibition. </w:t>
      </w:r>
      <w:r w:rsidR="003A14D3">
        <w:rPr>
          <w:rFonts w:ascii="Times New Roman" w:hAnsi="Times New Roman" w:cs="Times New Roman"/>
          <w:sz w:val="24"/>
          <w:szCs w:val="24"/>
        </w:rPr>
        <w:t xml:space="preserve">We find that </w:t>
      </w:r>
      <w:r w:rsidR="00157AF8">
        <w:rPr>
          <w:rFonts w:ascii="Times New Roman" w:hAnsi="Times New Roman" w:cs="Times New Roman"/>
          <w:sz w:val="24"/>
          <w:szCs w:val="24"/>
        </w:rPr>
        <w:t xml:space="preserve">both cell lines behave similarly to previous results </w:t>
      </w:r>
      <w:r w:rsidR="00157AF8">
        <w:rPr>
          <w:rFonts w:ascii="Times New Roman" w:hAnsi="Times New Roman" w:cs="Times New Roman"/>
          <w:sz w:val="24"/>
          <w:szCs w:val="24"/>
        </w:rPr>
        <w:lastRenderedPageBreak/>
        <w:t xml:space="preserve">on our stiffest substrates. </w:t>
      </w:r>
      <w:r w:rsidR="00B64346">
        <w:rPr>
          <w:rFonts w:ascii="Times New Roman" w:hAnsi="Times New Roman" w:cs="Times New Roman"/>
          <w:sz w:val="24"/>
          <w:szCs w:val="24"/>
        </w:rPr>
        <w:t xml:space="preserve">Specifically, </w:t>
      </w:r>
      <w:r w:rsidR="00157AF8">
        <w:rPr>
          <w:rFonts w:ascii="Times New Roman" w:hAnsi="Times New Roman" w:cs="Times New Roman"/>
          <w:sz w:val="24"/>
          <w:szCs w:val="24"/>
        </w:rPr>
        <w:t xml:space="preserve">DS8 continues to proliferate in the presence of EGFR inhibitor, marked by a positive DIP rate, </w:t>
      </w:r>
      <w:r w:rsidR="00311008">
        <w:rPr>
          <w:rFonts w:ascii="Times New Roman" w:hAnsi="Times New Roman" w:cs="Times New Roman"/>
          <w:sz w:val="24"/>
          <w:szCs w:val="24"/>
        </w:rPr>
        <w:t>while DS9 shows a linear, negative DIP rate response after erlotinib treatment.</w:t>
      </w:r>
      <w:r w:rsidR="00157AF8">
        <w:rPr>
          <w:rFonts w:ascii="Times New Roman" w:hAnsi="Times New Roman" w:cs="Times New Roman"/>
          <w:sz w:val="24"/>
          <w:szCs w:val="24"/>
        </w:rPr>
        <w:t xml:space="preserve"> </w:t>
      </w:r>
      <w:r w:rsidR="00311008">
        <w:rPr>
          <w:rFonts w:ascii="Times New Roman" w:hAnsi="Times New Roman" w:cs="Times New Roman"/>
          <w:sz w:val="24"/>
          <w:szCs w:val="24"/>
        </w:rPr>
        <w:t xml:space="preserve">At </w:t>
      </w:r>
      <w:r w:rsidR="00B64346">
        <w:rPr>
          <w:rFonts w:ascii="Times New Roman" w:hAnsi="Times New Roman" w:cs="Times New Roman"/>
          <w:sz w:val="24"/>
          <w:szCs w:val="24"/>
        </w:rPr>
        <w:t xml:space="preserve">the </w:t>
      </w:r>
      <w:r w:rsidR="00311008">
        <w:rPr>
          <w:rFonts w:ascii="Times New Roman" w:hAnsi="Times New Roman" w:cs="Times New Roman"/>
          <w:sz w:val="24"/>
          <w:szCs w:val="24"/>
        </w:rPr>
        <w:t>intermediate stiffness</w:t>
      </w:r>
      <w:r w:rsidR="00B64346">
        <w:rPr>
          <w:rFonts w:ascii="Times New Roman" w:hAnsi="Times New Roman" w:cs="Times New Roman"/>
          <w:sz w:val="24"/>
          <w:szCs w:val="24"/>
        </w:rPr>
        <w:t xml:space="preserve"> of </w:t>
      </w:r>
      <w:r w:rsidR="00A62851">
        <w:rPr>
          <w:rFonts w:ascii="Times New Roman" w:hAnsi="Times New Roman" w:cs="Times New Roman"/>
          <w:sz w:val="24"/>
          <w:szCs w:val="24"/>
        </w:rPr>
        <w:t xml:space="preserve">4 </w:t>
      </w:r>
      <w:r w:rsidR="00B64346">
        <w:rPr>
          <w:rFonts w:ascii="Times New Roman" w:hAnsi="Times New Roman" w:cs="Times New Roman"/>
          <w:sz w:val="24"/>
          <w:szCs w:val="24"/>
        </w:rPr>
        <w:t>kPa</w:t>
      </w:r>
      <w:r w:rsidR="00311008">
        <w:rPr>
          <w:rFonts w:ascii="Times New Roman" w:hAnsi="Times New Roman" w:cs="Times New Roman"/>
          <w:sz w:val="24"/>
          <w:szCs w:val="24"/>
        </w:rPr>
        <w:t>, the resistant cell line shows a d</w:t>
      </w:r>
      <w:r w:rsidR="00975A62">
        <w:rPr>
          <w:rFonts w:ascii="Times New Roman" w:hAnsi="Times New Roman" w:cs="Times New Roman"/>
          <w:sz w:val="24"/>
          <w:szCs w:val="24"/>
        </w:rPr>
        <w:t xml:space="preserve">ecreased DIP rate and, intriguingly, </w:t>
      </w:r>
      <w:r w:rsidR="00975A62" w:rsidRPr="00975A62">
        <w:rPr>
          <w:rFonts w:ascii="Times New Roman" w:hAnsi="Times New Roman" w:cs="Times New Roman"/>
          <w:sz w:val="24"/>
          <w:szCs w:val="24"/>
        </w:rPr>
        <w:t>at our softest substrate of 0.2 kPa</w:t>
      </w:r>
      <w:r w:rsidR="00B64346">
        <w:rPr>
          <w:rFonts w:ascii="Times New Roman" w:hAnsi="Times New Roman" w:cs="Times New Roman"/>
          <w:sz w:val="24"/>
          <w:szCs w:val="24"/>
        </w:rPr>
        <w:t>,</w:t>
      </w:r>
      <w:r w:rsidR="00975A62" w:rsidRPr="00975A62">
        <w:rPr>
          <w:rFonts w:ascii="Times New Roman" w:hAnsi="Times New Roman" w:cs="Times New Roman"/>
          <w:sz w:val="24"/>
          <w:szCs w:val="24"/>
        </w:rPr>
        <w:t xml:space="preserve"> the resistant cell line exhibits a negative DIP rate</w:t>
      </w:r>
      <w:r w:rsidR="00975A62">
        <w:rPr>
          <w:rFonts w:ascii="Times New Roman" w:hAnsi="Times New Roman" w:cs="Times New Roman"/>
          <w:sz w:val="24"/>
          <w:szCs w:val="24"/>
        </w:rPr>
        <w:t>.</w:t>
      </w:r>
      <w:r w:rsidR="00975A62" w:rsidRPr="00975A62">
        <w:rPr>
          <w:rFonts w:ascii="Times New Roman" w:hAnsi="Times New Roman" w:cs="Times New Roman"/>
          <w:sz w:val="24"/>
          <w:szCs w:val="24"/>
        </w:rPr>
        <w:t xml:space="preserve"> </w:t>
      </w:r>
      <w:r w:rsidR="004E5C54">
        <w:rPr>
          <w:rFonts w:ascii="Times New Roman" w:hAnsi="Times New Roman" w:cs="Times New Roman"/>
          <w:sz w:val="24"/>
          <w:szCs w:val="24"/>
        </w:rPr>
        <w:t>Of note, the erlotinib-treated DS8 grown on 4 kPa substrate responds with the same curve and DIP rate as the non-treated DS8 grown on 0.2 kPa substrate</w:t>
      </w:r>
      <w:r w:rsidR="00975A62">
        <w:rPr>
          <w:rFonts w:ascii="Times New Roman" w:hAnsi="Times New Roman" w:cs="Times New Roman"/>
          <w:sz w:val="24"/>
          <w:szCs w:val="24"/>
        </w:rPr>
        <w:t xml:space="preserve"> (Fig 1 and Supp Fig 1). DS9 shows sensitivity across all substrates with a substantial negative DIP rate. There is a small decrease in DIP rate on the 0.2 kPa substrate compared to the 55 kPa substrate. Additionally, as substrate stiffness increases, the DS9 subline shows a higher cell count before the action of drug treatment is evident (Supp Fig 1). </w:t>
      </w:r>
    </w:p>
    <w:p w14:paraId="2CAE42C1" w14:textId="77777777" w:rsidR="00975A62" w:rsidRDefault="00975A62" w:rsidP="005F5A8E">
      <w:pPr>
        <w:spacing w:after="0" w:line="480" w:lineRule="auto"/>
        <w:jc w:val="both"/>
        <w:rPr>
          <w:rFonts w:ascii="Times New Roman" w:hAnsi="Times New Roman" w:cs="Times New Roman"/>
          <w:sz w:val="24"/>
          <w:szCs w:val="24"/>
        </w:rPr>
      </w:pPr>
    </w:p>
    <w:p w14:paraId="3443AE92" w14:textId="1148CE39" w:rsidR="003C69D5" w:rsidRDefault="003C69D5" w:rsidP="005F5A8E">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Erlotinib treatment lengthens G1 time</w:t>
      </w:r>
      <w:r w:rsidR="00A84D49">
        <w:rPr>
          <w:rFonts w:ascii="Times New Roman" w:hAnsi="Times New Roman" w:cs="Times New Roman"/>
          <w:b/>
          <w:sz w:val="24"/>
          <w:szCs w:val="24"/>
        </w:rPr>
        <w:t xml:space="preserve"> in a </w:t>
      </w:r>
      <w:r w:rsidR="00A60023">
        <w:rPr>
          <w:rFonts w:ascii="Times New Roman" w:hAnsi="Times New Roman" w:cs="Times New Roman"/>
          <w:b/>
          <w:sz w:val="24"/>
          <w:szCs w:val="24"/>
        </w:rPr>
        <w:t xml:space="preserve">substrate </w:t>
      </w:r>
      <w:r w:rsidR="00A84D49">
        <w:rPr>
          <w:rFonts w:ascii="Times New Roman" w:hAnsi="Times New Roman" w:cs="Times New Roman"/>
          <w:b/>
          <w:sz w:val="24"/>
          <w:szCs w:val="24"/>
        </w:rPr>
        <w:t>stiffness</w:t>
      </w:r>
      <w:r w:rsidR="00A62851">
        <w:rPr>
          <w:rFonts w:ascii="Times New Roman" w:hAnsi="Times New Roman" w:cs="Times New Roman"/>
          <w:b/>
          <w:sz w:val="24"/>
          <w:szCs w:val="24"/>
        </w:rPr>
        <w:t>-</w:t>
      </w:r>
      <w:r w:rsidR="00A84D49">
        <w:rPr>
          <w:rFonts w:ascii="Times New Roman" w:hAnsi="Times New Roman" w:cs="Times New Roman"/>
          <w:b/>
          <w:sz w:val="24"/>
          <w:szCs w:val="24"/>
        </w:rPr>
        <w:t>dependent manner</w:t>
      </w:r>
    </w:p>
    <w:p w14:paraId="238CE351" w14:textId="7565C48A" w:rsidR="003C69D5" w:rsidRDefault="00A84D49"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decreased DIP rate observed </w:t>
      </w:r>
      <w:r w:rsidR="00A62851">
        <w:rPr>
          <w:rFonts w:ascii="Times New Roman" w:hAnsi="Times New Roman" w:cs="Times New Roman"/>
          <w:sz w:val="24"/>
          <w:szCs w:val="24"/>
        </w:rPr>
        <w:t xml:space="preserve">in </w:t>
      </w:r>
      <w:r>
        <w:rPr>
          <w:rFonts w:ascii="Times New Roman" w:hAnsi="Times New Roman" w:cs="Times New Roman"/>
          <w:sz w:val="24"/>
          <w:szCs w:val="24"/>
        </w:rPr>
        <w:t xml:space="preserve">cells grown on soft </w:t>
      </w:r>
      <w:r w:rsidR="00A111C7">
        <w:rPr>
          <w:rFonts w:ascii="Times New Roman" w:hAnsi="Times New Roman" w:cs="Times New Roman"/>
          <w:sz w:val="24"/>
          <w:szCs w:val="24"/>
        </w:rPr>
        <w:t>substrate</w:t>
      </w:r>
      <w:r w:rsidR="00A62851">
        <w:rPr>
          <w:rFonts w:ascii="Times New Roman" w:hAnsi="Times New Roman" w:cs="Times New Roman"/>
          <w:sz w:val="24"/>
          <w:szCs w:val="24"/>
        </w:rPr>
        <w:t>s</w:t>
      </w:r>
      <w:r w:rsidR="00C43AE7">
        <w:rPr>
          <w:rFonts w:ascii="Times New Roman" w:hAnsi="Times New Roman" w:cs="Times New Roman"/>
          <w:sz w:val="24"/>
          <w:szCs w:val="24"/>
        </w:rPr>
        <w:t xml:space="preserve"> and in the presence of EGFR inhibitor</w:t>
      </w:r>
      <w:r w:rsidR="00A111C7">
        <w:rPr>
          <w:rFonts w:ascii="Times New Roman" w:hAnsi="Times New Roman" w:cs="Times New Roman"/>
          <w:sz w:val="24"/>
          <w:szCs w:val="24"/>
        </w:rPr>
        <w:t xml:space="preserve"> led us to investigate the </w:t>
      </w:r>
      <w:r w:rsidR="00975A62">
        <w:rPr>
          <w:rFonts w:ascii="Times New Roman" w:hAnsi="Times New Roman" w:cs="Times New Roman"/>
          <w:sz w:val="24"/>
          <w:szCs w:val="24"/>
        </w:rPr>
        <w:t>origin of the decreasing cell number</w:t>
      </w:r>
      <w:r w:rsidR="00A111C7">
        <w:rPr>
          <w:rFonts w:ascii="Times New Roman" w:hAnsi="Times New Roman" w:cs="Times New Roman"/>
          <w:sz w:val="24"/>
          <w:szCs w:val="24"/>
        </w:rPr>
        <w:t xml:space="preserve">. A change in DIP rate </w:t>
      </w:r>
      <w:r w:rsidR="00C43AE7">
        <w:rPr>
          <w:rFonts w:ascii="Times New Roman" w:hAnsi="Times New Roman" w:cs="Times New Roman"/>
          <w:sz w:val="24"/>
          <w:szCs w:val="24"/>
        </w:rPr>
        <w:t>is produced</w:t>
      </w:r>
      <w:r w:rsidR="00A111C7">
        <w:rPr>
          <w:rFonts w:ascii="Times New Roman" w:hAnsi="Times New Roman" w:cs="Times New Roman"/>
          <w:sz w:val="24"/>
          <w:szCs w:val="24"/>
        </w:rPr>
        <w:t xml:space="preserve"> by </w:t>
      </w:r>
      <w:r w:rsidR="00C43AE7">
        <w:rPr>
          <w:rFonts w:ascii="Times New Roman" w:hAnsi="Times New Roman" w:cs="Times New Roman"/>
          <w:sz w:val="24"/>
          <w:szCs w:val="24"/>
        </w:rPr>
        <w:t>a</w:t>
      </w:r>
      <w:r w:rsidR="00A111C7">
        <w:rPr>
          <w:rFonts w:ascii="Times New Roman" w:hAnsi="Times New Roman" w:cs="Times New Roman"/>
          <w:sz w:val="24"/>
          <w:szCs w:val="24"/>
        </w:rPr>
        <w:t xml:space="preserve"> change in fraction of actively dividing, dying, or quiescent cell populations. We </w:t>
      </w:r>
      <w:r w:rsidR="003B0227">
        <w:rPr>
          <w:rFonts w:ascii="Times New Roman" w:hAnsi="Times New Roman" w:cs="Times New Roman"/>
          <w:sz w:val="24"/>
          <w:szCs w:val="24"/>
        </w:rPr>
        <w:t>investigated the cause of</w:t>
      </w:r>
      <w:r w:rsidR="00A111C7">
        <w:rPr>
          <w:rFonts w:ascii="Times New Roman" w:hAnsi="Times New Roman" w:cs="Times New Roman"/>
          <w:sz w:val="24"/>
          <w:szCs w:val="24"/>
        </w:rPr>
        <w:t xml:space="preserve"> this change in our cells</w:t>
      </w:r>
      <w:r w:rsidR="00C43AE7">
        <w:rPr>
          <w:rFonts w:ascii="Times New Roman" w:hAnsi="Times New Roman" w:cs="Times New Roman"/>
          <w:sz w:val="24"/>
          <w:szCs w:val="24"/>
        </w:rPr>
        <w:t xml:space="preserve"> </w:t>
      </w:r>
      <w:r w:rsidR="003B0227">
        <w:rPr>
          <w:rFonts w:ascii="Times New Roman" w:hAnsi="Times New Roman" w:cs="Times New Roman"/>
          <w:sz w:val="24"/>
          <w:szCs w:val="24"/>
        </w:rPr>
        <w:t xml:space="preserve">by </w:t>
      </w:r>
      <w:r w:rsidR="00C43AE7">
        <w:rPr>
          <w:rFonts w:ascii="Times New Roman" w:hAnsi="Times New Roman" w:cs="Times New Roman"/>
          <w:sz w:val="24"/>
          <w:szCs w:val="24"/>
        </w:rPr>
        <w:t>modulating the stiffness of the substrate in addition to treat</w:t>
      </w:r>
      <w:r w:rsidR="003B0227">
        <w:rPr>
          <w:rFonts w:ascii="Times New Roman" w:hAnsi="Times New Roman" w:cs="Times New Roman"/>
          <w:sz w:val="24"/>
          <w:szCs w:val="24"/>
        </w:rPr>
        <w:t>ing</w:t>
      </w:r>
      <w:r w:rsidR="00C43AE7">
        <w:rPr>
          <w:rFonts w:ascii="Times New Roman" w:hAnsi="Times New Roman" w:cs="Times New Roman"/>
          <w:sz w:val="24"/>
          <w:szCs w:val="24"/>
        </w:rPr>
        <w:t xml:space="preserve"> with erlotinib</w:t>
      </w:r>
      <w:r w:rsidR="00A111C7">
        <w:rPr>
          <w:rFonts w:ascii="Times New Roman" w:hAnsi="Times New Roman" w:cs="Times New Roman"/>
          <w:sz w:val="24"/>
          <w:szCs w:val="24"/>
        </w:rPr>
        <w:t xml:space="preserve">. </w:t>
      </w:r>
      <w:r w:rsidR="00C43AE7">
        <w:rPr>
          <w:rFonts w:ascii="Times New Roman" w:hAnsi="Times New Roman" w:cs="Times New Roman"/>
          <w:sz w:val="24"/>
          <w:szCs w:val="24"/>
        </w:rPr>
        <w:t>To track variations in</w:t>
      </w:r>
      <w:r w:rsidR="00A111C7">
        <w:rPr>
          <w:rFonts w:ascii="Times New Roman" w:hAnsi="Times New Roman" w:cs="Times New Roman"/>
          <w:sz w:val="24"/>
          <w:szCs w:val="24"/>
        </w:rPr>
        <w:t xml:space="preserve"> cell cycle progression</w:t>
      </w:r>
      <w:r w:rsidR="00C43AE7">
        <w:rPr>
          <w:rFonts w:ascii="Times New Roman" w:hAnsi="Times New Roman" w:cs="Times New Roman"/>
          <w:sz w:val="24"/>
          <w:szCs w:val="24"/>
        </w:rPr>
        <w:t xml:space="preserve"> timing we</w:t>
      </w:r>
      <w:r w:rsidR="00A111C7">
        <w:rPr>
          <w:rFonts w:ascii="Times New Roman" w:hAnsi="Times New Roman" w:cs="Times New Roman"/>
          <w:sz w:val="24"/>
          <w:szCs w:val="24"/>
        </w:rPr>
        <w:t xml:space="preserve"> </w:t>
      </w:r>
      <w:r w:rsidR="00C43AE7">
        <w:rPr>
          <w:rFonts w:ascii="Times New Roman" w:hAnsi="Times New Roman" w:cs="Times New Roman"/>
          <w:sz w:val="24"/>
          <w:szCs w:val="24"/>
        </w:rPr>
        <w:t>use</w:t>
      </w:r>
      <w:r w:rsidR="003B0227">
        <w:rPr>
          <w:rFonts w:ascii="Times New Roman" w:hAnsi="Times New Roman" w:cs="Times New Roman"/>
          <w:sz w:val="24"/>
          <w:szCs w:val="24"/>
        </w:rPr>
        <w:t>d</w:t>
      </w:r>
      <w:r w:rsidR="00A111C7">
        <w:rPr>
          <w:rFonts w:ascii="Times New Roman" w:hAnsi="Times New Roman" w:cs="Times New Roman"/>
          <w:sz w:val="24"/>
          <w:szCs w:val="24"/>
        </w:rPr>
        <w:t xml:space="preserve"> a fluorescent </w:t>
      </w:r>
      <w:r w:rsidR="00C43AE7">
        <w:rPr>
          <w:rFonts w:ascii="Times New Roman" w:hAnsi="Times New Roman" w:cs="Times New Roman"/>
          <w:sz w:val="24"/>
          <w:szCs w:val="24"/>
        </w:rPr>
        <w:t xml:space="preserve">marker for G1/S transition, </w:t>
      </w:r>
      <w:r w:rsidR="00C43AE7" w:rsidRPr="00C43AE7">
        <w:rPr>
          <w:rFonts w:ascii="Times New Roman" w:hAnsi="Times New Roman" w:cs="Times New Roman"/>
          <w:sz w:val="24"/>
          <w:szCs w:val="24"/>
        </w:rPr>
        <w:t>Geminin-</w:t>
      </w:r>
      <w:proofErr w:type="spellStart"/>
      <w:r w:rsidR="00C43AE7" w:rsidRPr="00C43AE7">
        <w:rPr>
          <w:rFonts w:ascii="Times New Roman" w:hAnsi="Times New Roman" w:cs="Times New Roman"/>
          <w:sz w:val="24"/>
          <w:szCs w:val="24"/>
        </w:rPr>
        <w:t>mAG</w:t>
      </w:r>
      <w:r w:rsidR="00C43AE7">
        <w:rPr>
          <w:rFonts w:ascii="Times New Roman" w:hAnsi="Times New Roman" w:cs="Times New Roman"/>
          <w:sz w:val="24"/>
          <w:szCs w:val="24"/>
        </w:rPr>
        <w:t>.</w:t>
      </w:r>
      <w:proofErr w:type="spellEnd"/>
      <w:r w:rsidR="00C43AE7">
        <w:rPr>
          <w:rFonts w:ascii="Times New Roman" w:hAnsi="Times New Roman" w:cs="Times New Roman"/>
          <w:sz w:val="24"/>
          <w:szCs w:val="24"/>
        </w:rPr>
        <w:t xml:space="preserve"> The marker is expressed at the onset of S-phase until the cell completes mitosis. </w:t>
      </w:r>
      <w:r w:rsidR="00DD3142">
        <w:rPr>
          <w:rFonts w:ascii="Times New Roman" w:hAnsi="Times New Roman" w:cs="Times New Roman"/>
          <w:sz w:val="24"/>
          <w:szCs w:val="24"/>
        </w:rPr>
        <w:t>We follow</w:t>
      </w:r>
      <w:r w:rsidR="003B0227">
        <w:rPr>
          <w:rFonts w:ascii="Times New Roman" w:hAnsi="Times New Roman" w:cs="Times New Roman"/>
          <w:sz w:val="24"/>
          <w:szCs w:val="24"/>
        </w:rPr>
        <w:t>ed</w:t>
      </w:r>
      <w:r w:rsidR="00DD3142">
        <w:rPr>
          <w:rFonts w:ascii="Times New Roman" w:hAnsi="Times New Roman" w:cs="Times New Roman"/>
          <w:sz w:val="24"/>
          <w:szCs w:val="24"/>
        </w:rPr>
        <w:t xml:space="preserve"> both the time</w:t>
      </w:r>
      <w:r w:rsidR="008D7966">
        <w:rPr>
          <w:rFonts w:ascii="Times New Roman" w:hAnsi="Times New Roman" w:cs="Times New Roman"/>
          <w:sz w:val="24"/>
          <w:szCs w:val="24"/>
        </w:rPr>
        <w:t xml:space="preserve"> that</w:t>
      </w:r>
      <w:r w:rsidR="00DD3142">
        <w:rPr>
          <w:rFonts w:ascii="Times New Roman" w:hAnsi="Times New Roman" w:cs="Times New Roman"/>
          <w:sz w:val="24"/>
          <w:szCs w:val="24"/>
        </w:rPr>
        <w:t xml:space="preserve"> Geminin </w:t>
      </w:r>
      <w:r w:rsidR="003B0227">
        <w:rPr>
          <w:rFonts w:ascii="Times New Roman" w:hAnsi="Times New Roman" w:cs="Times New Roman"/>
          <w:sz w:val="24"/>
          <w:szCs w:val="24"/>
        </w:rPr>
        <w:t>wa</w:t>
      </w:r>
      <w:r w:rsidR="00DD3142">
        <w:rPr>
          <w:rFonts w:ascii="Times New Roman" w:hAnsi="Times New Roman" w:cs="Times New Roman"/>
          <w:sz w:val="24"/>
          <w:szCs w:val="24"/>
        </w:rPr>
        <w:t>s</w:t>
      </w:r>
      <w:r w:rsidR="008D7966">
        <w:rPr>
          <w:rFonts w:ascii="Times New Roman" w:hAnsi="Times New Roman" w:cs="Times New Roman"/>
          <w:sz w:val="24"/>
          <w:szCs w:val="24"/>
        </w:rPr>
        <w:t xml:space="preserve"> not</w:t>
      </w:r>
      <w:r w:rsidR="00DD3142">
        <w:rPr>
          <w:rFonts w:ascii="Times New Roman" w:hAnsi="Times New Roman" w:cs="Times New Roman"/>
          <w:sz w:val="24"/>
          <w:szCs w:val="24"/>
        </w:rPr>
        <w:t xml:space="preserve"> expressed, labeled G1, and the time that Geminin </w:t>
      </w:r>
      <w:r w:rsidR="003B0227">
        <w:rPr>
          <w:rFonts w:ascii="Times New Roman" w:hAnsi="Times New Roman" w:cs="Times New Roman"/>
          <w:sz w:val="24"/>
          <w:szCs w:val="24"/>
        </w:rPr>
        <w:t>wa</w:t>
      </w:r>
      <w:r w:rsidR="00DD3142">
        <w:rPr>
          <w:rFonts w:ascii="Times New Roman" w:hAnsi="Times New Roman" w:cs="Times New Roman"/>
          <w:sz w:val="24"/>
          <w:szCs w:val="24"/>
        </w:rPr>
        <w:t xml:space="preserve">s expressed, S/G2/M, </w:t>
      </w:r>
      <w:r w:rsidR="00472C14">
        <w:rPr>
          <w:rFonts w:ascii="Times New Roman" w:hAnsi="Times New Roman" w:cs="Times New Roman"/>
          <w:sz w:val="24"/>
          <w:szCs w:val="24"/>
        </w:rPr>
        <w:t>for individual cells across experiments</w:t>
      </w:r>
      <w:r w:rsidR="00975A62">
        <w:rPr>
          <w:rFonts w:ascii="Times New Roman" w:hAnsi="Times New Roman" w:cs="Times New Roman"/>
          <w:sz w:val="24"/>
          <w:szCs w:val="24"/>
        </w:rPr>
        <w:t xml:space="preserve"> (Supp. Fig. #)</w:t>
      </w:r>
      <w:r w:rsidR="00472C14">
        <w:rPr>
          <w:rFonts w:ascii="Times New Roman" w:hAnsi="Times New Roman" w:cs="Times New Roman"/>
          <w:sz w:val="24"/>
          <w:szCs w:val="24"/>
        </w:rPr>
        <w:t>.</w:t>
      </w:r>
    </w:p>
    <w:p w14:paraId="6EF970D1" w14:textId="77777777" w:rsidR="00C43AE7" w:rsidRDefault="00C43AE7" w:rsidP="005F5A8E">
      <w:pPr>
        <w:spacing w:after="0" w:line="480" w:lineRule="auto"/>
        <w:jc w:val="both"/>
        <w:rPr>
          <w:rFonts w:ascii="Times New Roman" w:hAnsi="Times New Roman" w:cs="Times New Roman"/>
          <w:sz w:val="24"/>
          <w:szCs w:val="24"/>
        </w:rPr>
      </w:pPr>
    </w:p>
    <w:p w14:paraId="7269EC52" w14:textId="334293B7" w:rsidR="002B37CB" w:rsidRDefault="00880AD1" w:rsidP="005F5A8E">
      <w:pPr>
        <w:spacing w:after="0" w:line="480" w:lineRule="auto"/>
        <w:jc w:val="both"/>
        <w:rPr>
          <w:rFonts w:ascii="Times New Roman" w:hAnsi="Times New Roman" w:cs="Times New Roman"/>
          <w:sz w:val="24"/>
          <w:szCs w:val="24"/>
        </w:rPr>
      </w:pPr>
      <w:r w:rsidRPr="00880AD1">
        <w:rPr>
          <w:rFonts w:ascii="Times New Roman" w:hAnsi="Times New Roman" w:cs="Times New Roman"/>
          <w:sz w:val="24"/>
          <w:szCs w:val="24"/>
        </w:rPr>
        <w:t xml:space="preserve">We fit a log-normal distribution to </w:t>
      </w:r>
      <w:r w:rsidR="007453E9" w:rsidRPr="007453E9">
        <w:rPr>
          <w:rFonts w:ascii="Times New Roman" w:hAnsi="Times New Roman" w:cs="Times New Roman"/>
          <w:sz w:val="24"/>
          <w:szCs w:val="24"/>
        </w:rPr>
        <w:t>cell cycle events to allow</w:t>
      </w:r>
      <w:r w:rsidRPr="00880AD1">
        <w:rPr>
          <w:rFonts w:ascii="Times New Roman" w:hAnsi="Times New Roman" w:cs="Times New Roman"/>
          <w:sz w:val="24"/>
          <w:szCs w:val="24"/>
        </w:rPr>
        <w:t xml:space="preserve"> compari</w:t>
      </w:r>
      <w:r w:rsidR="00975A62">
        <w:rPr>
          <w:rFonts w:ascii="Times New Roman" w:hAnsi="Times New Roman" w:cs="Times New Roman"/>
          <w:sz w:val="24"/>
          <w:szCs w:val="24"/>
        </w:rPr>
        <w:t>son between experiments, noting</w:t>
      </w:r>
      <w:r w:rsidRPr="00880AD1">
        <w:rPr>
          <w:rFonts w:ascii="Times New Roman" w:hAnsi="Times New Roman" w:cs="Times New Roman"/>
          <w:sz w:val="24"/>
          <w:szCs w:val="24"/>
        </w:rPr>
        <w:t xml:space="preserve"> however, that the fit does not capture all the features of our experimental distributions.</w:t>
      </w:r>
      <w:r>
        <w:rPr>
          <w:rFonts w:ascii="Times New Roman" w:hAnsi="Times New Roman" w:cs="Times New Roman"/>
          <w:sz w:val="24"/>
          <w:szCs w:val="24"/>
        </w:rPr>
        <w:t xml:space="preserve"> Please see th</w:t>
      </w:r>
      <w:r w:rsidR="003A785D">
        <w:rPr>
          <w:rFonts w:ascii="Times New Roman" w:hAnsi="Times New Roman" w:cs="Times New Roman"/>
          <w:sz w:val="24"/>
          <w:szCs w:val="24"/>
        </w:rPr>
        <w:t xml:space="preserve">e supplemental </w:t>
      </w:r>
      <w:r w:rsidR="00202988">
        <w:rPr>
          <w:rFonts w:ascii="Times New Roman" w:hAnsi="Times New Roman" w:cs="Times New Roman"/>
          <w:sz w:val="24"/>
          <w:szCs w:val="24"/>
        </w:rPr>
        <w:t xml:space="preserve">information </w:t>
      </w:r>
      <w:r w:rsidR="003A785D">
        <w:rPr>
          <w:rFonts w:ascii="Times New Roman" w:hAnsi="Times New Roman" w:cs="Times New Roman"/>
          <w:sz w:val="24"/>
          <w:szCs w:val="24"/>
        </w:rPr>
        <w:t>for fitting errors</w:t>
      </w:r>
      <w:r>
        <w:rPr>
          <w:rFonts w:ascii="Times New Roman" w:hAnsi="Times New Roman" w:cs="Times New Roman"/>
          <w:sz w:val="24"/>
          <w:szCs w:val="24"/>
        </w:rPr>
        <w:t xml:space="preserve">. </w:t>
      </w:r>
      <w:r w:rsidR="003A785D">
        <w:rPr>
          <w:rFonts w:ascii="Times New Roman" w:hAnsi="Times New Roman" w:cs="Times New Roman"/>
          <w:sz w:val="24"/>
          <w:szCs w:val="24"/>
        </w:rPr>
        <w:t>Additionally</w:t>
      </w:r>
      <w:r w:rsidR="00A62851">
        <w:rPr>
          <w:rFonts w:ascii="Times New Roman" w:hAnsi="Times New Roman" w:cs="Times New Roman"/>
          <w:sz w:val="24"/>
          <w:szCs w:val="24"/>
        </w:rPr>
        <w:t>,</w:t>
      </w:r>
      <w:r w:rsidR="003A785D">
        <w:rPr>
          <w:rFonts w:ascii="Times New Roman" w:hAnsi="Times New Roman" w:cs="Times New Roman"/>
          <w:sz w:val="24"/>
          <w:szCs w:val="24"/>
        </w:rPr>
        <w:t xml:space="preserve"> we find that u</w:t>
      </w:r>
      <w:r w:rsidRPr="00880AD1">
        <w:rPr>
          <w:rFonts w:ascii="Times New Roman" w:hAnsi="Times New Roman" w:cs="Times New Roman"/>
          <w:sz w:val="24"/>
          <w:szCs w:val="24"/>
        </w:rPr>
        <w:t xml:space="preserve">pon drug treatment, there is a delay until drug action. </w:t>
      </w:r>
      <w:r w:rsidR="003A785D">
        <w:rPr>
          <w:rFonts w:ascii="Times New Roman" w:hAnsi="Times New Roman" w:cs="Times New Roman"/>
          <w:sz w:val="24"/>
          <w:szCs w:val="24"/>
        </w:rPr>
        <w:t>For this reason</w:t>
      </w:r>
      <w:r w:rsidR="00A62851">
        <w:rPr>
          <w:rFonts w:ascii="Times New Roman" w:hAnsi="Times New Roman" w:cs="Times New Roman"/>
          <w:sz w:val="24"/>
          <w:szCs w:val="24"/>
        </w:rPr>
        <w:t>,</w:t>
      </w:r>
      <w:r w:rsidR="003A785D">
        <w:rPr>
          <w:rFonts w:ascii="Times New Roman" w:hAnsi="Times New Roman" w:cs="Times New Roman"/>
          <w:sz w:val="24"/>
          <w:szCs w:val="24"/>
        </w:rPr>
        <w:t xml:space="preserve"> we capture cell cycle dynamics data for times greater than 24 hours. </w:t>
      </w:r>
      <w:r w:rsidR="00472C14">
        <w:rPr>
          <w:rFonts w:ascii="Times New Roman" w:hAnsi="Times New Roman" w:cs="Times New Roman"/>
          <w:sz w:val="24"/>
          <w:szCs w:val="24"/>
        </w:rPr>
        <w:t xml:space="preserve">We first </w:t>
      </w:r>
      <w:r w:rsidR="00402BCD">
        <w:rPr>
          <w:rFonts w:ascii="Times New Roman" w:hAnsi="Times New Roman" w:cs="Times New Roman"/>
          <w:sz w:val="24"/>
          <w:szCs w:val="24"/>
        </w:rPr>
        <w:t>observe</w:t>
      </w:r>
      <w:r w:rsidR="00472C14">
        <w:rPr>
          <w:rFonts w:ascii="Times New Roman" w:hAnsi="Times New Roman" w:cs="Times New Roman"/>
          <w:sz w:val="24"/>
          <w:szCs w:val="24"/>
        </w:rPr>
        <w:t xml:space="preserve"> that changing substrate stiffness has </w:t>
      </w:r>
      <w:r w:rsidR="00975A62">
        <w:rPr>
          <w:rFonts w:ascii="Times New Roman" w:hAnsi="Times New Roman" w:cs="Times New Roman"/>
          <w:sz w:val="24"/>
          <w:szCs w:val="24"/>
        </w:rPr>
        <w:t>little</w:t>
      </w:r>
      <w:r w:rsidR="00472C14">
        <w:rPr>
          <w:rFonts w:ascii="Times New Roman" w:hAnsi="Times New Roman" w:cs="Times New Roman"/>
          <w:sz w:val="24"/>
          <w:szCs w:val="24"/>
        </w:rPr>
        <w:t xml:space="preserve"> apparent effect on G1 length as exhibited</w:t>
      </w:r>
      <w:r>
        <w:rPr>
          <w:rFonts w:ascii="Times New Roman" w:hAnsi="Times New Roman" w:cs="Times New Roman"/>
          <w:sz w:val="24"/>
          <w:szCs w:val="24"/>
        </w:rPr>
        <w:t xml:space="preserve"> by</w:t>
      </w:r>
      <w:r w:rsidR="00CE53A7">
        <w:rPr>
          <w:rFonts w:ascii="Times New Roman" w:hAnsi="Times New Roman" w:cs="Times New Roman"/>
          <w:sz w:val="24"/>
          <w:szCs w:val="24"/>
        </w:rPr>
        <w:t xml:space="preserve"> </w:t>
      </w:r>
      <w:r w:rsidR="00975A62">
        <w:rPr>
          <w:rFonts w:ascii="Times New Roman" w:hAnsi="Times New Roman" w:cs="Times New Roman"/>
          <w:sz w:val="24"/>
          <w:szCs w:val="24"/>
        </w:rPr>
        <w:t>slight</w:t>
      </w:r>
      <w:r w:rsidR="00CE53A7">
        <w:rPr>
          <w:rFonts w:ascii="Times New Roman" w:hAnsi="Times New Roman" w:cs="Times New Roman"/>
          <w:sz w:val="24"/>
          <w:szCs w:val="24"/>
        </w:rPr>
        <w:t xml:space="preserve"> change in </w:t>
      </w:r>
      <w:r w:rsidR="00975A62">
        <w:rPr>
          <w:rFonts w:ascii="Times New Roman" w:hAnsi="Times New Roman" w:cs="Times New Roman"/>
          <w:sz w:val="24"/>
          <w:szCs w:val="24"/>
        </w:rPr>
        <w:t>mean</w:t>
      </w:r>
      <w:r w:rsidR="00CE53A7">
        <w:rPr>
          <w:rFonts w:ascii="Times New Roman" w:hAnsi="Times New Roman" w:cs="Times New Roman"/>
          <w:sz w:val="24"/>
          <w:szCs w:val="24"/>
        </w:rPr>
        <w:t xml:space="preserve"> G1 time. </w:t>
      </w:r>
      <w:r w:rsidR="00CE53A7">
        <w:rPr>
          <w:rFonts w:ascii="Times New Roman" w:hAnsi="Times New Roman" w:cs="Times New Roman"/>
          <w:sz w:val="24"/>
          <w:szCs w:val="24"/>
        </w:rPr>
        <w:lastRenderedPageBreak/>
        <w:t>Compa</w:t>
      </w:r>
      <w:r w:rsidR="000D1BEF">
        <w:rPr>
          <w:rFonts w:ascii="Times New Roman" w:hAnsi="Times New Roman" w:cs="Times New Roman"/>
          <w:sz w:val="24"/>
          <w:szCs w:val="24"/>
        </w:rPr>
        <w:t>ring erlotinib</w:t>
      </w:r>
      <w:r w:rsidR="00202988">
        <w:rPr>
          <w:rFonts w:ascii="Times New Roman" w:hAnsi="Times New Roman" w:cs="Times New Roman"/>
          <w:sz w:val="24"/>
          <w:szCs w:val="24"/>
        </w:rPr>
        <w:t>-</w:t>
      </w:r>
      <w:r w:rsidR="000D1BEF">
        <w:rPr>
          <w:rFonts w:ascii="Times New Roman" w:hAnsi="Times New Roman" w:cs="Times New Roman"/>
          <w:sz w:val="24"/>
          <w:szCs w:val="24"/>
        </w:rPr>
        <w:t>treated cells to their counterparts grown on the equivalent stiffness substrate</w:t>
      </w:r>
      <w:r w:rsidR="00202988">
        <w:rPr>
          <w:rFonts w:ascii="Times New Roman" w:hAnsi="Times New Roman" w:cs="Times New Roman"/>
          <w:sz w:val="24"/>
          <w:szCs w:val="24"/>
        </w:rPr>
        <w:t>,</w:t>
      </w:r>
      <w:r w:rsidR="000D1BEF">
        <w:rPr>
          <w:rFonts w:ascii="Times New Roman" w:hAnsi="Times New Roman" w:cs="Times New Roman"/>
          <w:sz w:val="24"/>
          <w:szCs w:val="24"/>
        </w:rPr>
        <w:t xml:space="preserve"> we see an increase in G1 time. </w:t>
      </w:r>
      <w:r w:rsidR="002B37CB">
        <w:rPr>
          <w:rFonts w:ascii="Times New Roman" w:hAnsi="Times New Roman" w:cs="Times New Roman"/>
          <w:sz w:val="24"/>
          <w:szCs w:val="24"/>
        </w:rPr>
        <w:t>For erlotinib</w:t>
      </w:r>
      <w:r w:rsidR="00202988">
        <w:rPr>
          <w:rFonts w:ascii="Times New Roman" w:hAnsi="Times New Roman" w:cs="Times New Roman"/>
          <w:sz w:val="24"/>
          <w:szCs w:val="24"/>
        </w:rPr>
        <w:t>-</w:t>
      </w:r>
      <w:r w:rsidR="002B37CB">
        <w:rPr>
          <w:rFonts w:ascii="Times New Roman" w:hAnsi="Times New Roman" w:cs="Times New Roman"/>
          <w:sz w:val="24"/>
          <w:szCs w:val="24"/>
        </w:rPr>
        <w:t xml:space="preserve">treated cells, average G1 time increases </w:t>
      </w:r>
      <w:r w:rsidR="00975A62">
        <w:rPr>
          <w:rFonts w:ascii="Times New Roman" w:hAnsi="Times New Roman" w:cs="Times New Roman"/>
          <w:sz w:val="24"/>
          <w:szCs w:val="24"/>
        </w:rPr>
        <w:t xml:space="preserve">approximately </w:t>
      </w:r>
      <w:r w:rsidR="002B37CB">
        <w:rPr>
          <w:rFonts w:ascii="Times New Roman" w:hAnsi="Times New Roman" w:cs="Times New Roman"/>
          <w:sz w:val="24"/>
          <w:szCs w:val="24"/>
        </w:rPr>
        <w:t>linearly as a function of the log stiffness. Additionally, we find that the standard deviation increases for both treated and non-treated cells with decreasing substrate stiffness</w:t>
      </w:r>
      <w:r w:rsidR="00A60023">
        <w:rPr>
          <w:rFonts w:ascii="Times New Roman" w:hAnsi="Times New Roman" w:cs="Times New Roman"/>
          <w:sz w:val="24"/>
          <w:szCs w:val="24"/>
        </w:rPr>
        <w:t xml:space="preserve">, and that treated cells have a greater standard deviation than their non-treated equivalents. </w:t>
      </w:r>
      <w:r w:rsidR="00975A62">
        <w:rPr>
          <w:rFonts w:ascii="Times New Roman" w:hAnsi="Times New Roman" w:cs="Times New Roman"/>
          <w:sz w:val="24"/>
          <w:szCs w:val="24"/>
        </w:rPr>
        <w:t xml:space="preserve">Indeed, the slight change in mean G1 time for untreated cells is the result of increasing deviation of the distribution. </w:t>
      </w:r>
    </w:p>
    <w:p w14:paraId="649C034B" w14:textId="77777777" w:rsidR="00A60023" w:rsidRDefault="00A60023" w:rsidP="005F5A8E">
      <w:pPr>
        <w:spacing w:after="0" w:line="480" w:lineRule="auto"/>
        <w:jc w:val="both"/>
        <w:rPr>
          <w:rFonts w:ascii="Times New Roman" w:hAnsi="Times New Roman" w:cs="Times New Roman"/>
          <w:sz w:val="24"/>
          <w:szCs w:val="24"/>
        </w:rPr>
      </w:pPr>
    </w:p>
    <w:p w14:paraId="503737AD" w14:textId="77777777" w:rsidR="00A60023" w:rsidRDefault="00A60023" w:rsidP="005F5A8E">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Both substrate stiffness and erlotinib </w:t>
      </w:r>
      <w:r w:rsidR="005401ED">
        <w:rPr>
          <w:rFonts w:ascii="Times New Roman" w:hAnsi="Times New Roman" w:cs="Times New Roman"/>
          <w:b/>
          <w:sz w:val="24"/>
          <w:szCs w:val="24"/>
        </w:rPr>
        <w:t xml:space="preserve">treatment </w:t>
      </w:r>
      <w:r>
        <w:rPr>
          <w:rFonts w:ascii="Times New Roman" w:hAnsi="Times New Roman" w:cs="Times New Roman"/>
          <w:b/>
          <w:sz w:val="24"/>
          <w:szCs w:val="24"/>
        </w:rPr>
        <w:t>increase S/</w:t>
      </w:r>
      <w:r w:rsidR="00E36CB9">
        <w:rPr>
          <w:rFonts w:ascii="Times New Roman" w:hAnsi="Times New Roman" w:cs="Times New Roman"/>
          <w:b/>
          <w:sz w:val="24"/>
          <w:szCs w:val="24"/>
        </w:rPr>
        <w:t>G2/M</w:t>
      </w:r>
      <w:r>
        <w:rPr>
          <w:rFonts w:ascii="Times New Roman" w:hAnsi="Times New Roman" w:cs="Times New Roman"/>
          <w:b/>
          <w:sz w:val="24"/>
          <w:szCs w:val="24"/>
        </w:rPr>
        <w:t xml:space="preserve"> times</w:t>
      </w:r>
    </w:p>
    <w:p w14:paraId="715FC31C" w14:textId="279AAEA0" w:rsidR="00A60023" w:rsidRDefault="00A60023"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Next</w:t>
      </w:r>
      <w:r w:rsidR="00A62851">
        <w:rPr>
          <w:rFonts w:ascii="Times New Roman" w:hAnsi="Times New Roman" w:cs="Times New Roman"/>
          <w:sz w:val="24"/>
          <w:szCs w:val="24"/>
        </w:rPr>
        <w:t>,</w:t>
      </w:r>
      <w:r>
        <w:rPr>
          <w:rFonts w:ascii="Times New Roman" w:hAnsi="Times New Roman" w:cs="Times New Roman"/>
          <w:sz w:val="24"/>
          <w:szCs w:val="24"/>
        </w:rPr>
        <w:t xml:space="preserve"> we compare the effects of modulating substrate stiffness and erlotinib treatment on S/</w:t>
      </w:r>
      <w:r w:rsidR="00E36CB9">
        <w:rPr>
          <w:rFonts w:ascii="Times New Roman" w:hAnsi="Times New Roman" w:cs="Times New Roman"/>
          <w:sz w:val="24"/>
          <w:szCs w:val="24"/>
        </w:rPr>
        <w:t>G2/M</w:t>
      </w:r>
      <w:r>
        <w:rPr>
          <w:rFonts w:ascii="Times New Roman" w:hAnsi="Times New Roman" w:cs="Times New Roman"/>
          <w:sz w:val="24"/>
          <w:szCs w:val="24"/>
        </w:rPr>
        <w:t xml:space="preserve"> timing. The first observation we </w:t>
      </w:r>
      <w:r w:rsidR="00A07B3C">
        <w:rPr>
          <w:rFonts w:ascii="Times New Roman" w:hAnsi="Times New Roman" w:cs="Times New Roman"/>
          <w:sz w:val="24"/>
          <w:szCs w:val="24"/>
        </w:rPr>
        <w:t xml:space="preserve">note </w:t>
      </w:r>
      <w:r>
        <w:rPr>
          <w:rFonts w:ascii="Times New Roman" w:hAnsi="Times New Roman" w:cs="Times New Roman"/>
          <w:sz w:val="24"/>
          <w:szCs w:val="24"/>
        </w:rPr>
        <w:t xml:space="preserve">is that the shape of the distribution is </w:t>
      </w:r>
      <w:r w:rsidR="00E36CB9">
        <w:rPr>
          <w:rFonts w:ascii="Times New Roman" w:hAnsi="Times New Roman" w:cs="Times New Roman"/>
          <w:sz w:val="24"/>
          <w:szCs w:val="24"/>
        </w:rPr>
        <w:t xml:space="preserve">more Gaussian </w:t>
      </w:r>
      <w:r>
        <w:rPr>
          <w:rFonts w:ascii="Times New Roman" w:hAnsi="Times New Roman" w:cs="Times New Roman"/>
          <w:sz w:val="24"/>
          <w:szCs w:val="24"/>
        </w:rPr>
        <w:t xml:space="preserve">than </w:t>
      </w:r>
      <w:r w:rsidR="00E36CB9">
        <w:rPr>
          <w:rFonts w:ascii="Times New Roman" w:hAnsi="Times New Roman" w:cs="Times New Roman"/>
          <w:sz w:val="24"/>
          <w:szCs w:val="24"/>
        </w:rPr>
        <w:t xml:space="preserve">the </w:t>
      </w:r>
      <w:r>
        <w:rPr>
          <w:rFonts w:ascii="Times New Roman" w:hAnsi="Times New Roman" w:cs="Times New Roman"/>
          <w:sz w:val="24"/>
          <w:szCs w:val="24"/>
        </w:rPr>
        <w:t>G1</w:t>
      </w:r>
      <w:r w:rsidR="00E36CB9">
        <w:rPr>
          <w:rFonts w:ascii="Times New Roman" w:hAnsi="Times New Roman" w:cs="Times New Roman"/>
          <w:sz w:val="24"/>
          <w:szCs w:val="24"/>
        </w:rPr>
        <w:t xml:space="preserve"> distribution</w:t>
      </w:r>
      <w:r>
        <w:rPr>
          <w:rFonts w:ascii="Times New Roman" w:hAnsi="Times New Roman" w:cs="Times New Roman"/>
          <w:sz w:val="24"/>
          <w:szCs w:val="24"/>
        </w:rPr>
        <w:t xml:space="preserve">. We observe little difference between </w:t>
      </w:r>
      <w:r w:rsidR="002D77BD">
        <w:rPr>
          <w:rFonts w:ascii="Times New Roman" w:hAnsi="Times New Roman" w:cs="Times New Roman"/>
          <w:sz w:val="24"/>
          <w:szCs w:val="24"/>
        </w:rPr>
        <w:t xml:space="preserve">a Gaussian and log-normal fit of the experimental data. </w:t>
      </w:r>
      <w:r w:rsidR="00E36CB9">
        <w:rPr>
          <w:rFonts w:ascii="Times New Roman" w:hAnsi="Times New Roman" w:cs="Times New Roman"/>
          <w:sz w:val="24"/>
          <w:szCs w:val="24"/>
        </w:rPr>
        <w:t>As substrate stiffness is decreased, the time spent in S/G2/M increases from approximately 1</w:t>
      </w:r>
      <w:r w:rsidR="00975A62">
        <w:rPr>
          <w:rFonts w:ascii="Times New Roman" w:hAnsi="Times New Roman" w:cs="Times New Roman"/>
          <w:sz w:val="24"/>
          <w:szCs w:val="24"/>
        </w:rPr>
        <w:t>0.5 hours to 13</w:t>
      </w:r>
      <w:r w:rsidR="00E36CB9">
        <w:rPr>
          <w:rFonts w:ascii="Times New Roman" w:hAnsi="Times New Roman" w:cs="Times New Roman"/>
          <w:sz w:val="24"/>
          <w:szCs w:val="24"/>
        </w:rPr>
        <w:t xml:space="preserve"> hours, indicating that the decreased DIP rate is</w:t>
      </w:r>
      <w:r w:rsidR="009603BC">
        <w:rPr>
          <w:rFonts w:ascii="Times New Roman" w:hAnsi="Times New Roman" w:cs="Times New Roman"/>
          <w:sz w:val="24"/>
          <w:szCs w:val="24"/>
        </w:rPr>
        <w:t xml:space="preserve"> primarily</w:t>
      </w:r>
      <w:r w:rsidR="00E36CB9">
        <w:rPr>
          <w:rFonts w:ascii="Times New Roman" w:hAnsi="Times New Roman" w:cs="Times New Roman"/>
          <w:sz w:val="24"/>
          <w:szCs w:val="24"/>
        </w:rPr>
        <w:t xml:space="preserve"> </w:t>
      </w:r>
      <w:r w:rsidR="001151AA">
        <w:rPr>
          <w:rFonts w:ascii="Times New Roman" w:hAnsi="Times New Roman" w:cs="Times New Roman"/>
          <w:sz w:val="24"/>
          <w:szCs w:val="24"/>
        </w:rPr>
        <w:t>produced by</w:t>
      </w:r>
      <w:r w:rsidR="00E36CB9">
        <w:rPr>
          <w:rFonts w:ascii="Times New Roman" w:hAnsi="Times New Roman" w:cs="Times New Roman"/>
          <w:sz w:val="24"/>
          <w:szCs w:val="24"/>
        </w:rPr>
        <w:t xml:space="preserve"> </w:t>
      </w:r>
      <w:r w:rsidR="001151AA">
        <w:rPr>
          <w:rFonts w:ascii="Times New Roman" w:hAnsi="Times New Roman" w:cs="Times New Roman"/>
          <w:sz w:val="24"/>
          <w:szCs w:val="24"/>
        </w:rPr>
        <w:t xml:space="preserve">this event. </w:t>
      </w:r>
      <w:r w:rsidR="009603BC">
        <w:rPr>
          <w:rFonts w:ascii="Times New Roman" w:hAnsi="Times New Roman" w:cs="Times New Roman"/>
          <w:sz w:val="24"/>
          <w:szCs w:val="24"/>
        </w:rPr>
        <w:t>All erlotinib</w:t>
      </w:r>
      <w:r w:rsidR="00A07B3C">
        <w:rPr>
          <w:rFonts w:ascii="Times New Roman" w:hAnsi="Times New Roman" w:cs="Times New Roman"/>
          <w:sz w:val="24"/>
          <w:szCs w:val="24"/>
        </w:rPr>
        <w:t>-</w:t>
      </w:r>
      <w:r w:rsidR="009603BC">
        <w:rPr>
          <w:rFonts w:ascii="Times New Roman" w:hAnsi="Times New Roman" w:cs="Times New Roman"/>
          <w:sz w:val="24"/>
          <w:szCs w:val="24"/>
        </w:rPr>
        <w:t>treated cells have</w:t>
      </w:r>
      <w:r w:rsidR="001151AA">
        <w:rPr>
          <w:rFonts w:ascii="Times New Roman" w:hAnsi="Times New Roman" w:cs="Times New Roman"/>
          <w:sz w:val="24"/>
          <w:szCs w:val="24"/>
        </w:rPr>
        <w:t xml:space="preserve"> </w:t>
      </w:r>
      <w:r w:rsidR="009603BC">
        <w:rPr>
          <w:rFonts w:ascii="Times New Roman" w:hAnsi="Times New Roman" w:cs="Times New Roman"/>
          <w:sz w:val="24"/>
          <w:szCs w:val="24"/>
        </w:rPr>
        <w:t xml:space="preserve">increased S/G2/M time in comparison to their </w:t>
      </w:r>
      <w:r w:rsidR="00A07B3C">
        <w:rPr>
          <w:rFonts w:ascii="Times New Roman" w:hAnsi="Times New Roman" w:cs="Times New Roman"/>
          <w:sz w:val="24"/>
          <w:szCs w:val="24"/>
        </w:rPr>
        <w:t xml:space="preserve">untreated </w:t>
      </w:r>
      <w:r w:rsidR="009603BC">
        <w:rPr>
          <w:rFonts w:ascii="Times New Roman" w:hAnsi="Times New Roman" w:cs="Times New Roman"/>
          <w:sz w:val="24"/>
          <w:szCs w:val="24"/>
        </w:rPr>
        <w:t xml:space="preserve">counterparts. </w:t>
      </w:r>
      <w:r w:rsidR="00975A62">
        <w:rPr>
          <w:rFonts w:ascii="Times New Roman" w:hAnsi="Times New Roman" w:cs="Times New Roman"/>
          <w:sz w:val="24"/>
          <w:szCs w:val="24"/>
        </w:rPr>
        <w:t xml:space="preserve">There is an increased broadening of the distribution on soft substrate </w:t>
      </w:r>
      <w:r w:rsidR="00A07B3C">
        <w:rPr>
          <w:rFonts w:ascii="Times New Roman" w:hAnsi="Times New Roman" w:cs="Times New Roman"/>
          <w:sz w:val="24"/>
          <w:szCs w:val="24"/>
        </w:rPr>
        <w:t xml:space="preserve">from </w:t>
      </w:r>
      <w:r w:rsidR="00975A62">
        <w:rPr>
          <w:rFonts w:ascii="Times New Roman" w:hAnsi="Times New Roman" w:cs="Times New Roman"/>
          <w:sz w:val="24"/>
          <w:szCs w:val="24"/>
        </w:rPr>
        <w:t xml:space="preserve">untreated </w:t>
      </w:r>
      <w:r w:rsidR="00A07B3C">
        <w:rPr>
          <w:rFonts w:ascii="Times New Roman" w:hAnsi="Times New Roman" w:cs="Times New Roman"/>
          <w:sz w:val="24"/>
          <w:szCs w:val="24"/>
        </w:rPr>
        <w:t xml:space="preserve">to </w:t>
      </w:r>
      <w:r w:rsidR="00975A62">
        <w:rPr>
          <w:rFonts w:ascii="Times New Roman" w:hAnsi="Times New Roman" w:cs="Times New Roman"/>
          <w:sz w:val="24"/>
          <w:szCs w:val="24"/>
        </w:rPr>
        <w:t xml:space="preserve">treated cells that disappears on the 55 kPa substrate. </w:t>
      </w:r>
      <w:r w:rsidR="00D907E0">
        <w:rPr>
          <w:rFonts w:ascii="Times New Roman" w:hAnsi="Times New Roman" w:cs="Times New Roman"/>
          <w:sz w:val="24"/>
          <w:szCs w:val="24"/>
        </w:rPr>
        <w:t>Decreased DIP rate from erlotinib treatment is the result of a combination of increased death rate and extended time in both G1 and S/G2/M.</w:t>
      </w:r>
    </w:p>
    <w:p w14:paraId="01CCEC28" w14:textId="77777777" w:rsidR="00A60023" w:rsidRPr="00A60023" w:rsidRDefault="00A60023" w:rsidP="005F5A8E">
      <w:pPr>
        <w:spacing w:after="0" w:line="480" w:lineRule="auto"/>
        <w:jc w:val="both"/>
        <w:rPr>
          <w:rFonts w:ascii="Times New Roman" w:hAnsi="Times New Roman" w:cs="Times New Roman"/>
          <w:sz w:val="24"/>
          <w:szCs w:val="24"/>
        </w:rPr>
      </w:pPr>
    </w:p>
    <w:p w14:paraId="2D8C6C0F" w14:textId="7FEE362D" w:rsidR="00A60023" w:rsidRDefault="00D907E0" w:rsidP="005F5A8E">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A </w:t>
      </w:r>
      <w:r w:rsidR="00C17420">
        <w:rPr>
          <w:rFonts w:ascii="Times New Roman" w:hAnsi="Times New Roman" w:cs="Times New Roman"/>
          <w:b/>
          <w:sz w:val="24"/>
          <w:szCs w:val="24"/>
        </w:rPr>
        <w:t>subset</w:t>
      </w:r>
      <w:r>
        <w:rPr>
          <w:rFonts w:ascii="Times New Roman" w:hAnsi="Times New Roman" w:cs="Times New Roman"/>
          <w:b/>
          <w:sz w:val="24"/>
          <w:szCs w:val="24"/>
        </w:rPr>
        <w:t xml:space="preserve"> of cells spend</w:t>
      </w:r>
      <w:ins w:id="1" w:author="Microsoft Office User" w:date="2020-05-04T10:09:00Z">
        <w:r w:rsidR="00933D0D">
          <w:rPr>
            <w:rFonts w:ascii="Times New Roman" w:hAnsi="Times New Roman" w:cs="Times New Roman"/>
            <w:b/>
            <w:sz w:val="24"/>
            <w:szCs w:val="24"/>
          </w:rPr>
          <w:t>s</w:t>
        </w:r>
      </w:ins>
      <w:r>
        <w:rPr>
          <w:rFonts w:ascii="Times New Roman" w:hAnsi="Times New Roman" w:cs="Times New Roman"/>
          <w:b/>
          <w:sz w:val="24"/>
          <w:szCs w:val="24"/>
        </w:rPr>
        <w:t xml:space="preserve"> approximately double the</w:t>
      </w:r>
      <w:r w:rsidR="00D02629">
        <w:rPr>
          <w:rFonts w:ascii="Times New Roman" w:hAnsi="Times New Roman" w:cs="Times New Roman"/>
          <w:b/>
          <w:sz w:val="24"/>
          <w:szCs w:val="24"/>
        </w:rPr>
        <w:t xml:space="preserve"> mean</w:t>
      </w:r>
      <w:r>
        <w:rPr>
          <w:rFonts w:ascii="Times New Roman" w:hAnsi="Times New Roman" w:cs="Times New Roman"/>
          <w:b/>
          <w:sz w:val="24"/>
          <w:szCs w:val="24"/>
        </w:rPr>
        <w:t xml:space="preserve"> time in G1</w:t>
      </w:r>
    </w:p>
    <w:p w14:paraId="7F1A57C2" w14:textId="0C71F616" w:rsidR="00D907E0" w:rsidRPr="00D907E0" w:rsidRDefault="00D02629"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 major factor for the poor fit</w:t>
      </w:r>
      <w:ins w:id="2" w:author="Microsoft Office User" w:date="2020-05-04T10:36:00Z">
        <w:r w:rsidR="007D1FEA">
          <w:rPr>
            <w:rFonts w:ascii="Times New Roman" w:hAnsi="Times New Roman" w:cs="Times New Roman"/>
            <w:sz w:val="24"/>
            <w:szCs w:val="24"/>
          </w:rPr>
          <w:t>s</w:t>
        </w:r>
      </w:ins>
      <w:r>
        <w:rPr>
          <w:rFonts w:ascii="Times New Roman" w:hAnsi="Times New Roman" w:cs="Times New Roman"/>
          <w:sz w:val="24"/>
          <w:szCs w:val="24"/>
        </w:rPr>
        <w:t xml:space="preserve"> using either a</w:t>
      </w:r>
      <w:r w:rsidR="00975A62">
        <w:rPr>
          <w:rFonts w:ascii="Times New Roman" w:hAnsi="Times New Roman" w:cs="Times New Roman"/>
          <w:sz w:val="24"/>
          <w:szCs w:val="24"/>
        </w:rPr>
        <w:t xml:space="preserve">n exponentially-modified </w:t>
      </w:r>
      <w:r>
        <w:rPr>
          <w:rFonts w:ascii="Times New Roman" w:hAnsi="Times New Roman" w:cs="Times New Roman"/>
          <w:sz w:val="24"/>
          <w:szCs w:val="24"/>
        </w:rPr>
        <w:t xml:space="preserve">Gaussian or log-normal </w:t>
      </w:r>
      <w:r w:rsidR="00975A62">
        <w:rPr>
          <w:rFonts w:ascii="Times New Roman" w:hAnsi="Times New Roman" w:cs="Times New Roman"/>
          <w:sz w:val="24"/>
          <w:szCs w:val="24"/>
        </w:rPr>
        <w:t xml:space="preserve">fit </w:t>
      </w:r>
      <w:r>
        <w:rPr>
          <w:rFonts w:ascii="Times New Roman" w:hAnsi="Times New Roman" w:cs="Times New Roman"/>
          <w:sz w:val="24"/>
          <w:szCs w:val="24"/>
        </w:rPr>
        <w:t xml:space="preserve">for the G1 distributions is the appearance of a secondary peak at approximately double the </w:t>
      </w:r>
      <w:r w:rsidR="00975A62">
        <w:rPr>
          <w:rFonts w:ascii="Times New Roman" w:hAnsi="Times New Roman" w:cs="Times New Roman"/>
          <w:sz w:val="24"/>
          <w:szCs w:val="24"/>
        </w:rPr>
        <w:t xml:space="preserve">average G1 time. </w:t>
      </w:r>
      <w:r w:rsidR="00D907E0">
        <w:rPr>
          <w:rFonts w:ascii="Times New Roman" w:hAnsi="Times New Roman" w:cs="Times New Roman"/>
          <w:sz w:val="24"/>
          <w:szCs w:val="24"/>
        </w:rPr>
        <w:t>We have found a small subset of cells take a</w:t>
      </w:r>
      <w:r>
        <w:rPr>
          <w:rFonts w:ascii="Times New Roman" w:hAnsi="Times New Roman" w:cs="Times New Roman"/>
          <w:sz w:val="24"/>
          <w:szCs w:val="24"/>
        </w:rPr>
        <w:t>pproximately</w:t>
      </w:r>
      <w:r w:rsidR="009D6788">
        <w:rPr>
          <w:rFonts w:ascii="Times New Roman" w:hAnsi="Times New Roman" w:cs="Times New Roman"/>
          <w:sz w:val="24"/>
          <w:szCs w:val="24"/>
        </w:rPr>
        <w:t xml:space="preserve"> twice as long to complete the G1/S transition. </w:t>
      </w:r>
      <w:r w:rsidR="00975A62" w:rsidRPr="00975A62">
        <w:rPr>
          <w:rFonts w:ascii="Times New Roman" w:hAnsi="Times New Roman" w:cs="Times New Roman"/>
          <w:sz w:val="24"/>
          <w:szCs w:val="24"/>
        </w:rPr>
        <w:t xml:space="preserve">A clear example of such an event is shown in </w:t>
      </w:r>
      <w:commentRangeStart w:id="3"/>
      <w:r w:rsidR="00975A62" w:rsidRPr="00975A62">
        <w:rPr>
          <w:rFonts w:ascii="Times New Roman" w:hAnsi="Times New Roman" w:cs="Times New Roman"/>
          <w:sz w:val="24"/>
          <w:szCs w:val="24"/>
        </w:rPr>
        <w:t>supplemental video 1</w:t>
      </w:r>
      <w:commentRangeEnd w:id="3"/>
      <w:r w:rsidR="000216FA">
        <w:rPr>
          <w:rStyle w:val="CommentReference"/>
        </w:rPr>
        <w:commentReference w:id="3"/>
      </w:r>
      <w:r w:rsidR="00975A62" w:rsidRPr="00975A62">
        <w:rPr>
          <w:rFonts w:ascii="Times New Roman" w:hAnsi="Times New Roman" w:cs="Times New Roman"/>
          <w:sz w:val="24"/>
          <w:szCs w:val="24"/>
        </w:rPr>
        <w:t>.</w:t>
      </w:r>
      <w:r w:rsidR="00975A62">
        <w:rPr>
          <w:rFonts w:ascii="Times New Roman" w:hAnsi="Times New Roman" w:cs="Times New Roman"/>
          <w:sz w:val="24"/>
          <w:szCs w:val="24"/>
        </w:rPr>
        <w:t xml:space="preserve"> </w:t>
      </w:r>
      <w:r w:rsidR="009D6788">
        <w:rPr>
          <w:rFonts w:ascii="Times New Roman" w:hAnsi="Times New Roman" w:cs="Times New Roman"/>
          <w:sz w:val="24"/>
          <w:szCs w:val="24"/>
        </w:rPr>
        <w:t xml:space="preserve">Decreased stiffness and erlotinib treatment both increase the fraction in the second peak, with the greatest fraction occurring on the 0.2 kPa </w:t>
      </w:r>
      <w:r w:rsidR="0014478B">
        <w:rPr>
          <w:rFonts w:ascii="Times New Roman" w:hAnsi="Times New Roman" w:cs="Times New Roman"/>
          <w:sz w:val="24"/>
          <w:szCs w:val="24"/>
        </w:rPr>
        <w:t>substrate with erlot</w:t>
      </w:r>
      <w:r w:rsidR="00C13CCA">
        <w:rPr>
          <w:rFonts w:ascii="Times New Roman" w:hAnsi="Times New Roman" w:cs="Times New Roman"/>
          <w:sz w:val="24"/>
          <w:szCs w:val="24"/>
        </w:rPr>
        <w:t xml:space="preserve">inib treatment. </w:t>
      </w:r>
      <w:r w:rsidR="00975A62">
        <w:rPr>
          <w:rFonts w:ascii="Times New Roman" w:hAnsi="Times New Roman" w:cs="Times New Roman"/>
          <w:sz w:val="24"/>
          <w:szCs w:val="24"/>
        </w:rPr>
        <w:t xml:space="preserve">Using a right-skewed fit as a description of the distribution both overestimates intermediate G1 times and underestimates </w:t>
      </w:r>
      <w:r w:rsidR="00975A62">
        <w:rPr>
          <w:rFonts w:ascii="Times New Roman" w:hAnsi="Times New Roman" w:cs="Times New Roman"/>
          <w:sz w:val="24"/>
          <w:szCs w:val="24"/>
        </w:rPr>
        <w:lastRenderedPageBreak/>
        <w:t xml:space="preserve">extended G1 times. </w:t>
      </w:r>
      <w:r w:rsidR="00C13CCA">
        <w:rPr>
          <w:rFonts w:ascii="Times New Roman" w:hAnsi="Times New Roman" w:cs="Times New Roman"/>
          <w:sz w:val="24"/>
          <w:szCs w:val="24"/>
        </w:rPr>
        <w:t>This is the first characterization that we</w:t>
      </w:r>
      <w:r w:rsidR="00975A62">
        <w:rPr>
          <w:rFonts w:ascii="Times New Roman" w:hAnsi="Times New Roman" w:cs="Times New Roman"/>
          <w:sz w:val="24"/>
          <w:szCs w:val="24"/>
        </w:rPr>
        <w:t xml:space="preserve"> are aware</w:t>
      </w:r>
      <w:r w:rsidR="00C13CCA">
        <w:rPr>
          <w:rFonts w:ascii="Times New Roman" w:hAnsi="Times New Roman" w:cs="Times New Roman"/>
          <w:sz w:val="24"/>
          <w:szCs w:val="24"/>
        </w:rPr>
        <w:t xml:space="preserve"> of examining the G1 delay as a second pe</w:t>
      </w:r>
      <w:r w:rsidR="00975A62">
        <w:rPr>
          <w:rFonts w:ascii="Times New Roman" w:hAnsi="Times New Roman" w:cs="Times New Roman"/>
          <w:sz w:val="24"/>
          <w:szCs w:val="24"/>
        </w:rPr>
        <w:t>ak instead of a</w:t>
      </w:r>
      <w:r w:rsidR="00387901">
        <w:rPr>
          <w:rFonts w:ascii="Times New Roman" w:hAnsi="Times New Roman" w:cs="Times New Roman"/>
          <w:sz w:val="24"/>
          <w:szCs w:val="24"/>
        </w:rPr>
        <w:t xml:space="preserve"> </w:t>
      </w:r>
      <w:r w:rsidR="00975A62">
        <w:rPr>
          <w:rFonts w:ascii="Times New Roman" w:hAnsi="Times New Roman" w:cs="Times New Roman"/>
          <w:sz w:val="24"/>
          <w:szCs w:val="24"/>
        </w:rPr>
        <w:t>lengthened</w:t>
      </w:r>
      <w:r w:rsidR="00387901">
        <w:rPr>
          <w:rFonts w:ascii="Times New Roman" w:hAnsi="Times New Roman" w:cs="Times New Roman"/>
          <w:sz w:val="24"/>
          <w:szCs w:val="24"/>
        </w:rPr>
        <w:t xml:space="preserve"> tail. </w:t>
      </w:r>
    </w:p>
    <w:p w14:paraId="30A5BC4B" w14:textId="77777777" w:rsidR="003C69D5" w:rsidRDefault="003C69D5" w:rsidP="005F5A8E">
      <w:pPr>
        <w:spacing w:after="0" w:line="480" w:lineRule="auto"/>
        <w:jc w:val="both"/>
        <w:rPr>
          <w:rFonts w:ascii="Times New Roman" w:hAnsi="Times New Roman" w:cs="Times New Roman"/>
          <w:sz w:val="24"/>
          <w:szCs w:val="24"/>
        </w:rPr>
      </w:pPr>
    </w:p>
    <w:p w14:paraId="613544D0" w14:textId="035E4F23" w:rsidR="00EE50CB" w:rsidRPr="00EE50CB" w:rsidRDefault="00EE50CB" w:rsidP="005F5A8E">
      <w:pPr>
        <w:spacing w:after="0" w:line="480" w:lineRule="auto"/>
        <w:jc w:val="both"/>
        <w:rPr>
          <w:rFonts w:ascii="Times New Roman" w:hAnsi="Times New Roman" w:cs="Times New Roman"/>
          <w:b/>
          <w:sz w:val="24"/>
          <w:szCs w:val="24"/>
        </w:rPr>
      </w:pPr>
      <w:r w:rsidRPr="00EE50CB">
        <w:rPr>
          <w:rFonts w:ascii="Times New Roman" w:hAnsi="Times New Roman" w:cs="Times New Roman"/>
          <w:b/>
          <w:sz w:val="24"/>
          <w:szCs w:val="24"/>
        </w:rPr>
        <w:t>Co</w:t>
      </w:r>
      <w:ins w:id="4" w:author="Microsoft Office User" w:date="2020-05-04T10:28:00Z">
        <w:r w:rsidR="00A07B3C">
          <w:rPr>
            <w:rFonts w:ascii="Times New Roman" w:hAnsi="Times New Roman" w:cs="Times New Roman"/>
            <w:b/>
            <w:sz w:val="24"/>
            <w:szCs w:val="24"/>
          </w:rPr>
          <w:t>a</w:t>
        </w:r>
      </w:ins>
      <w:del w:id="5" w:author="Microsoft Office User" w:date="2020-05-04T10:28:00Z">
        <w:r w:rsidRPr="00EE50CB" w:rsidDel="00A07B3C">
          <w:rPr>
            <w:rFonts w:ascii="Times New Roman" w:hAnsi="Times New Roman" w:cs="Times New Roman"/>
            <w:b/>
            <w:sz w:val="24"/>
            <w:szCs w:val="24"/>
          </w:rPr>
          <w:delText>u</w:delText>
        </w:r>
      </w:del>
      <w:r w:rsidRPr="00EE50CB">
        <w:rPr>
          <w:rFonts w:ascii="Times New Roman" w:hAnsi="Times New Roman" w:cs="Times New Roman"/>
          <w:b/>
          <w:sz w:val="24"/>
          <w:szCs w:val="24"/>
        </w:rPr>
        <w:t>rse-grained candidate model</w:t>
      </w:r>
    </w:p>
    <w:p w14:paraId="539DC8E9" w14:textId="1044D137" w:rsidR="00975A62" w:rsidRDefault="00975A62"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We then asked if a simplified molecular model of the cell cycle was capable of capturing the </w:t>
      </w:r>
      <w:ins w:id="6" w:author="Microsoft Office User" w:date="2020-05-04T10:39:00Z">
        <w:r w:rsidR="000216FA">
          <w:rPr>
            <w:rFonts w:ascii="Times New Roman" w:hAnsi="Times New Roman" w:cs="Times New Roman"/>
            <w:sz w:val="24"/>
            <w:szCs w:val="24"/>
          </w:rPr>
          <w:t xml:space="preserve">period doubling </w:t>
        </w:r>
      </w:ins>
      <w:r>
        <w:rPr>
          <w:rFonts w:ascii="Times New Roman" w:hAnsi="Times New Roman" w:cs="Times New Roman"/>
          <w:sz w:val="24"/>
          <w:szCs w:val="24"/>
        </w:rPr>
        <w:t>behavior we observe</w:t>
      </w:r>
      <w:ins w:id="7" w:author="Microsoft Office User" w:date="2020-05-04T10:38:00Z">
        <w:r w:rsidR="000216FA">
          <w:rPr>
            <w:rFonts w:ascii="Times New Roman" w:hAnsi="Times New Roman" w:cs="Times New Roman"/>
            <w:sz w:val="24"/>
            <w:szCs w:val="24"/>
          </w:rPr>
          <w:t>d</w:t>
        </w:r>
      </w:ins>
      <w:r>
        <w:rPr>
          <w:rFonts w:ascii="Times New Roman" w:hAnsi="Times New Roman" w:cs="Times New Roman"/>
          <w:sz w:val="24"/>
          <w:szCs w:val="24"/>
        </w:rPr>
        <w:t xml:space="preserve">. Would decreased signaling strength result in decreased DIP rate? </w:t>
      </w:r>
      <w:r w:rsidR="00EE50CB" w:rsidRPr="00EE50CB">
        <w:rPr>
          <w:rFonts w:ascii="Times New Roman" w:hAnsi="Times New Roman" w:cs="Times New Roman"/>
          <w:sz w:val="24"/>
          <w:szCs w:val="24"/>
        </w:rPr>
        <w:t xml:space="preserve">We assembled our minimal model </w:t>
      </w:r>
      <w:r>
        <w:rPr>
          <w:rFonts w:ascii="Times New Roman" w:hAnsi="Times New Roman" w:cs="Times New Roman"/>
          <w:sz w:val="24"/>
          <w:szCs w:val="24"/>
        </w:rPr>
        <w:t>seeking to strike a balance between a biologically-relevant, complex description containing a multitude of parameters and a simplified description</w:t>
      </w:r>
      <w:r w:rsidR="00EE50CB" w:rsidRPr="00EE50CB">
        <w:rPr>
          <w:rFonts w:ascii="Times New Roman" w:hAnsi="Times New Roman" w:cs="Times New Roman"/>
          <w:sz w:val="24"/>
          <w:szCs w:val="24"/>
        </w:rPr>
        <w:t xml:space="preserve"> </w:t>
      </w:r>
      <w:r>
        <w:rPr>
          <w:rFonts w:ascii="Times New Roman" w:hAnsi="Times New Roman" w:cs="Times New Roman"/>
          <w:sz w:val="24"/>
          <w:szCs w:val="24"/>
        </w:rPr>
        <w:t xml:space="preserve">containing fewer parameters but missing key behaviors. Our model is based upon the extended skeleton model, a simplified version of a detailed model of </w:t>
      </w:r>
      <w:proofErr w:type="spellStart"/>
      <w:r>
        <w:rPr>
          <w:rFonts w:ascii="Times New Roman" w:hAnsi="Times New Roman" w:cs="Times New Roman"/>
          <w:sz w:val="24"/>
          <w:szCs w:val="24"/>
        </w:rPr>
        <w:t>Cdk</w:t>
      </w:r>
      <w:proofErr w:type="spellEnd"/>
      <w:r>
        <w:rPr>
          <w:rFonts w:ascii="Times New Roman" w:hAnsi="Times New Roman" w:cs="Times New Roman"/>
          <w:sz w:val="24"/>
          <w:szCs w:val="24"/>
        </w:rPr>
        <w:t xml:space="preserve"> oscillations, both proposed by </w:t>
      </w:r>
      <w:proofErr w:type="spellStart"/>
      <w:r>
        <w:rPr>
          <w:rFonts w:ascii="Times New Roman" w:hAnsi="Times New Roman" w:cs="Times New Roman"/>
          <w:sz w:val="24"/>
          <w:szCs w:val="24"/>
        </w:rPr>
        <w:t>Goldbeter</w:t>
      </w:r>
      <w:proofErr w:type="spellEnd"/>
      <w:r>
        <w:rPr>
          <w:rFonts w:ascii="Times New Roman" w:hAnsi="Times New Roman" w:cs="Times New Roman"/>
          <w:sz w:val="24"/>
          <w:szCs w:val="24"/>
        </w:rPr>
        <w:t xml:space="preserve"> </w:t>
      </w:r>
      <w:r>
        <w:rPr>
          <w:rFonts w:ascii="Times New Roman" w:hAnsi="Times New Roman" w:cs="Times New Roman"/>
          <w:i/>
          <w:sz w:val="24"/>
          <w:szCs w:val="24"/>
        </w:rPr>
        <w:t>et al</w:t>
      </w:r>
      <w:ins w:id="8" w:author="Microsoft Office User" w:date="2020-05-04T10:40:00Z">
        <w:r w:rsidR="000216FA">
          <w:rPr>
            <w:rFonts w:ascii="Times New Roman" w:hAnsi="Times New Roman" w:cs="Times New Roman"/>
            <w:iCs/>
            <w:sz w:val="24"/>
            <w:szCs w:val="24"/>
          </w:rPr>
          <w:t xml:space="preserve"> (</w:t>
        </w:r>
      </w:ins>
      <w:commentRangeStart w:id="9"/>
      <w:ins w:id="10" w:author="Microsoft Office User" w:date="2020-05-04T10:41:00Z">
        <w:r w:rsidR="000216FA">
          <w:rPr>
            <w:rFonts w:ascii="Times New Roman" w:hAnsi="Times New Roman" w:cs="Times New Roman"/>
            <w:iCs/>
            <w:sz w:val="24"/>
            <w:szCs w:val="24"/>
          </w:rPr>
          <w:t>cite</w:t>
        </w:r>
        <w:commentRangeEnd w:id="9"/>
        <w:r w:rsidR="000216FA">
          <w:rPr>
            <w:rStyle w:val="CommentReference"/>
          </w:rPr>
          <w:commentReference w:id="9"/>
        </w:r>
        <w:r w:rsidR="000216FA">
          <w:rPr>
            <w:rFonts w:ascii="Times New Roman" w:hAnsi="Times New Roman" w:cs="Times New Roman"/>
            <w:iCs/>
            <w:sz w:val="24"/>
            <w:szCs w:val="24"/>
          </w:rPr>
          <w:t>)</w:t>
        </w:r>
      </w:ins>
      <w:r>
        <w:rPr>
          <w:rFonts w:ascii="Times New Roman" w:hAnsi="Times New Roman" w:cs="Times New Roman"/>
          <w:sz w:val="24"/>
          <w:szCs w:val="24"/>
        </w:rPr>
        <w:t>. The skeleton model consists of four cyclin/</w:t>
      </w:r>
      <w:proofErr w:type="spellStart"/>
      <w:r>
        <w:rPr>
          <w:rFonts w:ascii="Times New Roman" w:hAnsi="Times New Roman" w:cs="Times New Roman"/>
          <w:sz w:val="24"/>
          <w:szCs w:val="24"/>
        </w:rPr>
        <w:t>Cdk</w:t>
      </w:r>
      <w:proofErr w:type="spellEnd"/>
      <w:r>
        <w:rPr>
          <w:rFonts w:ascii="Times New Roman" w:hAnsi="Times New Roman" w:cs="Times New Roman"/>
          <w:sz w:val="24"/>
          <w:szCs w:val="24"/>
        </w:rPr>
        <w:t xml:space="preserve"> complexes that stimulate and mark progression through the cell cycle while keeping the qualitative features of the larger model. </w:t>
      </w:r>
    </w:p>
    <w:p w14:paraId="67317B51" w14:textId="77777777" w:rsidR="00975A62" w:rsidRDefault="00975A62" w:rsidP="005F5A8E">
      <w:pPr>
        <w:spacing w:after="0" w:line="480" w:lineRule="auto"/>
        <w:jc w:val="both"/>
        <w:rPr>
          <w:rFonts w:ascii="Times New Roman" w:hAnsi="Times New Roman" w:cs="Times New Roman"/>
          <w:sz w:val="24"/>
          <w:szCs w:val="24"/>
        </w:rPr>
      </w:pPr>
    </w:p>
    <w:p w14:paraId="7054C91C" w14:textId="35CC569C" w:rsidR="00975A62" w:rsidRDefault="00975A62"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As inputs for our model, we consider the surface receptors EGFR, cMet, and integrin</w:t>
      </w:r>
      <w:ins w:id="11" w:author="Microsoft Office User" w:date="2020-05-04T10:41:00Z">
        <w:r w:rsidR="000216FA">
          <w:rPr>
            <w:rFonts w:ascii="Times New Roman" w:hAnsi="Times New Roman" w:cs="Times New Roman"/>
            <w:sz w:val="24"/>
            <w:szCs w:val="24"/>
          </w:rPr>
          <w:t>s,</w:t>
        </w:r>
      </w:ins>
      <w:r>
        <w:rPr>
          <w:rFonts w:ascii="Times New Roman" w:hAnsi="Times New Roman" w:cs="Times New Roman"/>
          <w:sz w:val="24"/>
          <w:szCs w:val="24"/>
        </w:rPr>
        <w:t xml:space="preserve"> and how changes in signaling strength along these pathways result in changes in cell fate decision. Instead of fully modeling the transduction pathway from receptor to cell cycle, we measure AKT and ERK activation levels as </w:t>
      </w:r>
      <w:r w:rsidR="008D7966">
        <w:rPr>
          <w:rFonts w:ascii="Times New Roman" w:hAnsi="Times New Roman" w:cs="Times New Roman"/>
          <w:sz w:val="24"/>
          <w:szCs w:val="24"/>
        </w:rPr>
        <w:t>an assessment of</w:t>
      </w:r>
      <w:r>
        <w:rPr>
          <w:rFonts w:ascii="Times New Roman" w:hAnsi="Times New Roman" w:cs="Times New Roman"/>
          <w:sz w:val="24"/>
          <w:szCs w:val="24"/>
        </w:rPr>
        <w:t xml:space="preserve"> signaling strength. All three of these receptors signal through the AKT and ERK axes. Increased AKT and ERK signaling leads to the increased expression of the pro-proliferative transcription factor </w:t>
      </w:r>
      <w:proofErr w:type="spellStart"/>
      <w:r>
        <w:rPr>
          <w:rFonts w:ascii="Times New Roman" w:hAnsi="Times New Roman" w:cs="Times New Roman"/>
          <w:sz w:val="24"/>
          <w:szCs w:val="24"/>
        </w:rPr>
        <w:t>Myc</w:t>
      </w:r>
      <w:proofErr w:type="spellEnd"/>
      <w:r>
        <w:rPr>
          <w:rFonts w:ascii="Times New Roman" w:hAnsi="Times New Roman" w:cs="Times New Roman"/>
          <w:sz w:val="24"/>
          <w:szCs w:val="24"/>
        </w:rPr>
        <w:t xml:space="preserve"> and </w:t>
      </w:r>
      <w:r w:rsidR="00A52861">
        <w:rPr>
          <w:rFonts w:ascii="Times New Roman" w:hAnsi="Times New Roman" w:cs="Times New Roman"/>
          <w:sz w:val="24"/>
          <w:szCs w:val="24"/>
        </w:rPr>
        <w:t xml:space="preserve">activation of </w:t>
      </w:r>
      <w:r>
        <w:rPr>
          <w:rFonts w:ascii="Times New Roman" w:hAnsi="Times New Roman" w:cs="Times New Roman"/>
          <w:sz w:val="24"/>
          <w:szCs w:val="24"/>
        </w:rPr>
        <w:t>cyclin D/</w:t>
      </w:r>
      <w:proofErr w:type="spellStart"/>
      <w:r>
        <w:rPr>
          <w:rFonts w:ascii="Times New Roman" w:hAnsi="Times New Roman" w:cs="Times New Roman"/>
          <w:sz w:val="24"/>
          <w:szCs w:val="24"/>
        </w:rPr>
        <w:t>Cdk</w:t>
      </w:r>
      <w:proofErr w:type="spellEnd"/>
      <w:r>
        <w:rPr>
          <w:rFonts w:ascii="Times New Roman" w:hAnsi="Times New Roman" w:cs="Times New Roman"/>
          <w:sz w:val="24"/>
          <w:szCs w:val="24"/>
        </w:rPr>
        <w:t xml:space="preserve"> 4-6</w:t>
      </w:r>
      <w:r w:rsidR="00A52861">
        <w:rPr>
          <w:rFonts w:ascii="Times New Roman" w:hAnsi="Times New Roman" w:cs="Times New Roman"/>
          <w:sz w:val="24"/>
          <w:szCs w:val="24"/>
        </w:rPr>
        <w:t xml:space="preserve"> complex</w:t>
      </w:r>
      <w:ins w:id="12" w:author="Microsoft Office User" w:date="2020-05-04T10:42:00Z">
        <w:r w:rsidR="000216FA">
          <w:rPr>
            <w:rFonts w:ascii="Times New Roman" w:hAnsi="Times New Roman" w:cs="Times New Roman"/>
            <w:sz w:val="24"/>
            <w:szCs w:val="24"/>
          </w:rPr>
          <w:t xml:space="preserve"> (</w:t>
        </w:r>
        <w:commentRangeStart w:id="13"/>
        <w:r w:rsidR="000216FA">
          <w:rPr>
            <w:rFonts w:ascii="Times New Roman" w:hAnsi="Times New Roman" w:cs="Times New Roman"/>
            <w:sz w:val="24"/>
            <w:szCs w:val="24"/>
          </w:rPr>
          <w:t>cite</w:t>
        </w:r>
        <w:commentRangeEnd w:id="13"/>
        <w:r w:rsidR="000216FA">
          <w:rPr>
            <w:rStyle w:val="CommentReference"/>
          </w:rPr>
          <w:commentReference w:id="13"/>
        </w:r>
        <w:r w:rsidR="000216FA">
          <w:rPr>
            <w:rFonts w:ascii="Times New Roman" w:hAnsi="Times New Roman" w:cs="Times New Roman"/>
            <w:sz w:val="24"/>
            <w:szCs w:val="24"/>
          </w:rPr>
          <w:t>)</w:t>
        </w:r>
      </w:ins>
      <w:r>
        <w:rPr>
          <w:rFonts w:ascii="Times New Roman" w:hAnsi="Times New Roman" w:cs="Times New Roman"/>
          <w:sz w:val="24"/>
          <w:szCs w:val="24"/>
        </w:rPr>
        <w:t xml:space="preserve">. We have added to our simplified model the </w:t>
      </w:r>
      <w:r w:rsidR="008D7966">
        <w:rPr>
          <w:rFonts w:ascii="Times New Roman" w:hAnsi="Times New Roman" w:cs="Times New Roman"/>
          <w:sz w:val="24"/>
          <w:szCs w:val="24"/>
        </w:rPr>
        <w:t>p</w:t>
      </w:r>
      <w:r>
        <w:rPr>
          <w:rFonts w:ascii="Times New Roman" w:hAnsi="Times New Roman" w:cs="Times New Roman"/>
          <w:sz w:val="24"/>
          <w:szCs w:val="24"/>
        </w:rPr>
        <w:t xml:space="preserve">Rb-E2F switch that composes the G1 checkpoint. The decision to enter the cell cycle is regulated by </w:t>
      </w:r>
      <w:proofErr w:type="spellStart"/>
      <w:r>
        <w:rPr>
          <w:rFonts w:ascii="Times New Roman" w:hAnsi="Times New Roman" w:cs="Times New Roman"/>
          <w:sz w:val="24"/>
          <w:szCs w:val="24"/>
        </w:rPr>
        <w:t>pRb</w:t>
      </w:r>
      <w:proofErr w:type="spellEnd"/>
      <w:r>
        <w:rPr>
          <w:rFonts w:ascii="Times New Roman" w:hAnsi="Times New Roman" w:cs="Times New Roman"/>
          <w:sz w:val="24"/>
          <w:szCs w:val="24"/>
        </w:rPr>
        <w:t xml:space="preserve"> and E2F levels. E2F is upregulated by </w:t>
      </w:r>
      <w:proofErr w:type="spellStart"/>
      <w:r>
        <w:rPr>
          <w:rFonts w:ascii="Times New Roman" w:hAnsi="Times New Roman" w:cs="Times New Roman"/>
          <w:sz w:val="24"/>
          <w:szCs w:val="24"/>
        </w:rPr>
        <w:t>Myc</w:t>
      </w:r>
      <w:proofErr w:type="spellEnd"/>
      <w:r>
        <w:rPr>
          <w:rFonts w:ascii="Times New Roman" w:hAnsi="Times New Roman" w:cs="Times New Roman"/>
          <w:sz w:val="24"/>
          <w:szCs w:val="24"/>
        </w:rPr>
        <w:t>, resulting in the promotion of cell cycle progression</w:t>
      </w:r>
      <w:r w:rsidR="00A52861">
        <w:rPr>
          <w:rFonts w:ascii="Times New Roman" w:hAnsi="Times New Roman" w:cs="Times New Roman"/>
          <w:sz w:val="24"/>
          <w:szCs w:val="24"/>
        </w:rPr>
        <w:t xml:space="preserve"> through the activation of cyclin E/Cdk2 and cyclin A/Cdk2 complexes</w:t>
      </w:r>
      <w:r>
        <w:rPr>
          <w:rFonts w:ascii="Times New Roman" w:hAnsi="Times New Roman" w:cs="Times New Roman"/>
          <w:sz w:val="24"/>
          <w:szCs w:val="24"/>
        </w:rPr>
        <w:t>. Concurrently, activation of the cyclin D/</w:t>
      </w:r>
      <w:proofErr w:type="spellStart"/>
      <w:r>
        <w:rPr>
          <w:rFonts w:ascii="Times New Roman" w:hAnsi="Times New Roman" w:cs="Times New Roman"/>
          <w:sz w:val="24"/>
          <w:szCs w:val="24"/>
        </w:rPr>
        <w:t>Cdk</w:t>
      </w:r>
      <w:proofErr w:type="spellEnd"/>
      <w:r>
        <w:rPr>
          <w:rFonts w:ascii="Times New Roman" w:hAnsi="Times New Roman" w:cs="Times New Roman"/>
          <w:sz w:val="24"/>
          <w:szCs w:val="24"/>
        </w:rPr>
        <w:t xml:space="preserve"> 4-6 complex results in the inhibition of </w:t>
      </w:r>
      <w:proofErr w:type="spellStart"/>
      <w:r>
        <w:rPr>
          <w:rFonts w:ascii="Times New Roman" w:hAnsi="Times New Roman" w:cs="Times New Roman"/>
          <w:sz w:val="24"/>
          <w:szCs w:val="24"/>
        </w:rPr>
        <w:t>pRb</w:t>
      </w:r>
      <w:proofErr w:type="spellEnd"/>
      <w:r>
        <w:rPr>
          <w:rFonts w:ascii="Times New Roman" w:hAnsi="Times New Roman" w:cs="Times New Roman"/>
          <w:sz w:val="24"/>
          <w:szCs w:val="24"/>
        </w:rPr>
        <w:t xml:space="preserve">, an inhibitor of E2F and, consequently, the cell cycle. </w:t>
      </w:r>
      <w:r w:rsidR="00A52861">
        <w:rPr>
          <w:rFonts w:ascii="Times New Roman" w:hAnsi="Times New Roman" w:cs="Times New Roman"/>
          <w:sz w:val="24"/>
          <w:szCs w:val="24"/>
        </w:rPr>
        <w:t>Once a signaling threshold is reached, the cell cycle continues with the activation of the cyclin E/</w:t>
      </w:r>
      <w:proofErr w:type="spellStart"/>
      <w:r w:rsidR="00A52861">
        <w:rPr>
          <w:rFonts w:ascii="Times New Roman" w:hAnsi="Times New Roman" w:cs="Times New Roman"/>
          <w:sz w:val="24"/>
          <w:szCs w:val="24"/>
        </w:rPr>
        <w:t>Cdk</w:t>
      </w:r>
      <w:proofErr w:type="spellEnd"/>
      <w:r w:rsidR="00A52861">
        <w:rPr>
          <w:rFonts w:ascii="Times New Roman" w:hAnsi="Times New Roman" w:cs="Times New Roman"/>
          <w:sz w:val="24"/>
          <w:szCs w:val="24"/>
        </w:rPr>
        <w:t xml:space="preserve"> 2 complex</w:t>
      </w:r>
      <w:ins w:id="14" w:author="Microsoft Office User" w:date="2020-05-04T10:43:00Z">
        <w:r w:rsidR="000216FA">
          <w:rPr>
            <w:rFonts w:ascii="Times New Roman" w:hAnsi="Times New Roman" w:cs="Times New Roman"/>
            <w:sz w:val="24"/>
            <w:szCs w:val="24"/>
          </w:rPr>
          <w:t>,</w:t>
        </w:r>
      </w:ins>
      <w:r w:rsidR="00A52861">
        <w:rPr>
          <w:rFonts w:ascii="Times New Roman" w:hAnsi="Times New Roman" w:cs="Times New Roman"/>
          <w:sz w:val="24"/>
          <w:szCs w:val="24"/>
        </w:rPr>
        <w:t xml:space="preserve"> marking progression into S-phase. </w:t>
      </w:r>
      <w:r w:rsidR="008D7966">
        <w:rPr>
          <w:rFonts w:ascii="Times New Roman" w:hAnsi="Times New Roman" w:cs="Times New Roman"/>
          <w:sz w:val="24"/>
          <w:szCs w:val="24"/>
        </w:rPr>
        <w:t>Cyclin E/</w:t>
      </w:r>
      <w:proofErr w:type="spellStart"/>
      <w:r w:rsidR="008D7966">
        <w:rPr>
          <w:rFonts w:ascii="Times New Roman" w:hAnsi="Times New Roman" w:cs="Times New Roman"/>
          <w:sz w:val="24"/>
          <w:szCs w:val="24"/>
        </w:rPr>
        <w:t>Cdk</w:t>
      </w:r>
      <w:proofErr w:type="spellEnd"/>
      <w:r w:rsidR="008D7966">
        <w:rPr>
          <w:rFonts w:ascii="Times New Roman" w:hAnsi="Times New Roman" w:cs="Times New Roman"/>
          <w:sz w:val="24"/>
          <w:szCs w:val="24"/>
        </w:rPr>
        <w:t xml:space="preserve"> 2, in turn, strengthens E2F signaling through the inhibition of </w:t>
      </w:r>
      <w:proofErr w:type="spellStart"/>
      <w:r w:rsidR="008D7966">
        <w:rPr>
          <w:rFonts w:ascii="Times New Roman" w:hAnsi="Times New Roman" w:cs="Times New Roman"/>
          <w:sz w:val="24"/>
          <w:szCs w:val="24"/>
        </w:rPr>
        <w:t>pRb</w:t>
      </w:r>
      <w:proofErr w:type="spellEnd"/>
      <w:r w:rsidR="008D7966">
        <w:rPr>
          <w:rFonts w:ascii="Times New Roman" w:hAnsi="Times New Roman" w:cs="Times New Roman"/>
          <w:sz w:val="24"/>
          <w:szCs w:val="24"/>
        </w:rPr>
        <w:t>. Increased cyclin A/</w:t>
      </w:r>
      <w:proofErr w:type="spellStart"/>
      <w:r w:rsidR="008D7966">
        <w:rPr>
          <w:rFonts w:ascii="Times New Roman" w:hAnsi="Times New Roman" w:cs="Times New Roman"/>
          <w:sz w:val="24"/>
          <w:szCs w:val="24"/>
        </w:rPr>
        <w:t>Cdk</w:t>
      </w:r>
      <w:proofErr w:type="spellEnd"/>
      <w:r w:rsidR="008D7966">
        <w:rPr>
          <w:rFonts w:ascii="Times New Roman" w:hAnsi="Times New Roman" w:cs="Times New Roman"/>
          <w:sz w:val="24"/>
          <w:szCs w:val="24"/>
        </w:rPr>
        <w:t xml:space="preserve"> 2 activity leads to the inactivation of cyclin E/</w:t>
      </w:r>
      <w:proofErr w:type="spellStart"/>
      <w:r w:rsidR="008D7966">
        <w:rPr>
          <w:rFonts w:ascii="Times New Roman" w:hAnsi="Times New Roman" w:cs="Times New Roman"/>
          <w:sz w:val="24"/>
          <w:szCs w:val="24"/>
        </w:rPr>
        <w:t>Cdk</w:t>
      </w:r>
      <w:proofErr w:type="spellEnd"/>
      <w:r w:rsidR="008D7966">
        <w:rPr>
          <w:rFonts w:ascii="Times New Roman" w:hAnsi="Times New Roman" w:cs="Times New Roman"/>
          <w:sz w:val="24"/>
          <w:szCs w:val="24"/>
        </w:rPr>
        <w:t xml:space="preserve"> 2 complex and E2F, ensuring proper timing through the cell cycle. In our model, </w:t>
      </w:r>
      <w:r w:rsidR="008D7966">
        <w:rPr>
          <w:rFonts w:ascii="Times New Roman" w:hAnsi="Times New Roman" w:cs="Times New Roman"/>
          <w:sz w:val="24"/>
          <w:szCs w:val="24"/>
        </w:rPr>
        <w:lastRenderedPageBreak/>
        <w:t>peak cyclin A/</w:t>
      </w:r>
      <w:proofErr w:type="spellStart"/>
      <w:r w:rsidR="008D7966">
        <w:rPr>
          <w:rFonts w:ascii="Times New Roman" w:hAnsi="Times New Roman" w:cs="Times New Roman"/>
          <w:sz w:val="24"/>
          <w:szCs w:val="24"/>
        </w:rPr>
        <w:t>Cdk</w:t>
      </w:r>
      <w:proofErr w:type="spellEnd"/>
      <w:r w:rsidR="008D7966">
        <w:rPr>
          <w:rFonts w:ascii="Times New Roman" w:hAnsi="Times New Roman" w:cs="Times New Roman"/>
          <w:sz w:val="24"/>
          <w:szCs w:val="24"/>
        </w:rPr>
        <w:t xml:space="preserve"> 2 activity corresponds to the transition from S to G2. Cyclin A/</w:t>
      </w:r>
      <w:proofErr w:type="spellStart"/>
      <w:r w:rsidR="008D7966">
        <w:rPr>
          <w:rFonts w:ascii="Times New Roman" w:hAnsi="Times New Roman" w:cs="Times New Roman"/>
          <w:sz w:val="24"/>
          <w:szCs w:val="24"/>
        </w:rPr>
        <w:t>Cdk</w:t>
      </w:r>
      <w:proofErr w:type="spellEnd"/>
      <w:r w:rsidR="008D7966">
        <w:rPr>
          <w:rFonts w:ascii="Times New Roman" w:hAnsi="Times New Roman" w:cs="Times New Roman"/>
          <w:sz w:val="24"/>
          <w:szCs w:val="24"/>
        </w:rPr>
        <w:t xml:space="preserve"> 2, in turn, activates </w:t>
      </w:r>
      <w:ins w:id="15" w:author="Microsoft Office User" w:date="2020-05-04T10:46:00Z">
        <w:r w:rsidR="00FD0A6B">
          <w:rPr>
            <w:rFonts w:ascii="Times New Roman" w:hAnsi="Times New Roman" w:cs="Times New Roman"/>
            <w:sz w:val="24"/>
            <w:szCs w:val="24"/>
          </w:rPr>
          <w:t xml:space="preserve">the </w:t>
        </w:r>
      </w:ins>
      <w:r w:rsidR="008D7966">
        <w:rPr>
          <w:rFonts w:ascii="Times New Roman" w:hAnsi="Times New Roman" w:cs="Times New Roman"/>
          <w:sz w:val="24"/>
          <w:szCs w:val="24"/>
        </w:rPr>
        <w:t>cyclin B/Cdk1 complex</w:t>
      </w:r>
      <w:ins w:id="16" w:author="Microsoft Office User" w:date="2020-05-04T10:47:00Z">
        <w:r w:rsidR="00FD0A6B">
          <w:rPr>
            <w:rFonts w:ascii="Times New Roman" w:hAnsi="Times New Roman" w:cs="Times New Roman"/>
            <w:sz w:val="24"/>
            <w:szCs w:val="24"/>
          </w:rPr>
          <w:t>,</w:t>
        </w:r>
      </w:ins>
      <w:r w:rsidR="008D7966">
        <w:rPr>
          <w:rFonts w:ascii="Times New Roman" w:hAnsi="Times New Roman" w:cs="Times New Roman"/>
          <w:sz w:val="24"/>
          <w:szCs w:val="24"/>
        </w:rPr>
        <w:t xml:space="preserve"> inducing the cell into M phase. As the final step, cyclin B/</w:t>
      </w:r>
      <w:proofErr w:type="spellStart"/>
      <w:r w:rsidR="008D7966">
        <w:rPr>
          <w:rFonts w:ascii="Times New Roman" w:hAnsi="Times New Roman" w:cs="Times New Roman"/>
          <w:sz w:val="24"/>
          <w:szCs w:val="24"/>
        </w:rPr>
        <w:t>Cdk</w:t>
      </w:r>
      <w:proofErr w:type="spellEnd"/>
      <w:r w:rsidR="008D7966">
        <w:rPr>
          <w:rFonts w:ascii="Times New Roman" w:hAnsi="Times New Roman" w:cs="Times New Roman"/>
          <w:sz w:val="24"/>
          <w:szCs w:val="24"/>
        </w:rPr>
        <w:t xml:space="preserve"> 1 activates Cdc20, which inhibits both cyclin A/</w:t>
      </w:r>
      <w:del w:id="17" w:author="Microsoft Office User" w:date="2020-05-04T10:43:00Z">
        <w:r w:rsidR="008D7966" w:rsidDel="000216FA">
          <w:rPr>
            <w:rFonts w:ascii="Times New Roman" w:hAnsi="Times New Roman" w:cs="Times New Roman"/>
            <w:sz w:val="24"/>
            <w:szCs w:val="24"/>
          </w:rPr>
          <w:delText>.</w:delText>
        </w:r>
      </w:del>
      <w:r w:rsidR="008D7966">
        <w:rPr>
          <w:rFonts w:ascii="Times New Roman" w:hAnsi="Times New Roman" w:cs="Times New Roman"/>
          <w:sz w:val="24"/>
          <w:szCs w:val="24"/>
        </w:rPr>
        <w:t xml:space="preserve">Cdk2 and cyclin B/Cdk1. Additionally, we have included the </w:t>
      </w:r>
      <w:proofErr w:type="spellStart"/>
      <w:r w:rsidR="008D7966">
        <w:rPr>
          <w:rFonts w:ascii="Times New Roman" w:hAnsi="Times New Roman" w:cs="Times New Roman"/>
          <w:sz w:val="24"/>
          <w:szCs w:val="24"/>
        </w:rPr>
        <w:t>Cdk</w:t>
      </w:r>
      <w:proofErr w:type="spellEnd"/>
      <w:r w:rsidR="008D7966">
        <w:rPr>
          <w:rFonts w:ascii="Times New Roman" w:hAnsi="Times New Roman" w:cs="Times New Roman"/>
          <w:sz w:val="24"/>
          <w:szCs w:val="24"/>
        </w:rPr>
        <w:t xml:space="preserve"> inhibitor p21-p27, which itself is inhibited by Skp2. Including both of these proteins allows us to include another mechanism of integration connecting substrate stiffness through integrin and FAK signaling to the cell cycle. </w:t>
      </w:r>
    </w:p>
    <w:p w14:paraId="7FB42C95" w14:textId="77777777" w:rsidR="00975A62" w:rsidRPr="00975A62" w:rsidRDefault="00975A62" w:rsidP="005F5A8E">
      <w:pPr>
        <w:spacing w:after="0" w:line="480" w:lineRule="auto"/>
        <w:jc w:val="both"/>
        <w:rPr>
          <w:rFonts w:ascii="Times New Roman" w:hAnsi="Times New Roman" w:cs="Times New Roman"/>
          <w:sz w:val="24"/>
          <w:szCs w:val="24"/>
        </w:rPr>
      </w:pPr>
    </w:p>
    <w:p w14:paraId="3E1F423F" w14:textId="30A6E72C" w:rsidR="00EE50CB" w:rsidRPr="00EE50CB" w:rsidDel="00C26A50" w:rsidRDefault="00EE50CB" w:rsidP="005F5A8E">
      <w:pPr>
        <w:spacing w:after="0" w:line="480" w:lineRule="auto"/>
        <w:jc w:val="both"/>
        <w:rPr>
          <w:del w:id="18" w:author="Microsoft Office User" w:date="2020-05-04T10:48:00Z"/>
          <w:rFonts w:ascii="Times New Roman" w:hAnsi="Times New Roman" w:cs="Times New Roman"/>
          <w:sz w:val="24"/>
          <w:szCs w:val="24"/>
        </w:rPr>
      </w:pPr>
      <w:del w:id="19" w:author="Microsoft Office User" w:date="2020-05-04T10:48:00Z">
        <w:r w:rsidRPr="00EE50CB" w:rsidDel="00C26A50">
          <w:rPr>
            <w:rFonts w:ascii="Times New Roman" w:hAnsi="Times New Roman" w:cs="Times New Roman"/>
            <w:sz w:val="24"/>
            <w:szCs w:val="24"/>
          </w:rPr>
          <w:delText xml:space="preserve">To make the vast signaling pathways from receptor to . We have opted to map RTK signaling directly to AKT and ERK activation levels, focusing instead upon the fate decision downstream of these two molecules. For a detailed description please reference the supplemental methods. </w:delText>
        </w:r>
      </w:del>
    </w:p>
    <w:p w14:paraId="503D36F0" w14:textId="4B1BE796" w:rsidR="00975A62" w:rsidDel="00C26A50" w:rsidRDefault="00975A62" w:rsidP="005F5A8E">
      <w:pPr>
        <w:spacing w:after="0" w:line="480" w:lineRule="auto"/>
        <w:jc w:val="both"/>
        <w:rPr>
          <w:del w:id="20" w:author="Microsoft Office User" w:date="2020-05-04T10:48:00Z"/>
          <w:rFonts w:ascii="Times New Roman" w:hAnsi="Times New Roman" w:cs="Times New Roman"/>
          <w:sz w:val="24"/>
          <w:szCs w:val="24"/>
        </w:rPr>
      </w:pPr>
      <w:del w:id="21" w:author="Microsoft Office User" w:date="2020-05-04T10:48:00Z">
        <w:r w:rsidDel="00C26A50">
          <w:rPr>
            <w:rFonts w:ascii="Times New Roman" w:hAnsi="Times New Roman" w:cs="Times New Roman"/>
            <w:sz w:val="24"/>
            <w:szCs w:val="24"/>
          </w:rPr>
          <w:delText xml:space="preserve">The details of this model allow us to measure the length of mitotic transitions. </w:delText>
        </w:r>
      </w:del>
    </w:p>
    <w:p w14:paraId="57717D09" w14:textId="22C8DB4F" w:rsidR="00EE50CB" w:rsidRPr="00EE50CB" w:rsidDel="00C26A50" w:rsidRDefault="00EE50CB" w:rsidP="005F5A8E">
      <w:pPr>
        <w:spacing w:after="0" w:line="480" w:lineRule="auto"/>
        <w:jc w:val="both"/>
        <w:rPr>
          <w:del w:id="22" w:author="Microsoft Office User" w:date="2020-05-04T10:48:00Z"/>
          <w:rFonts w:ascii="Times New Roman" w:hAnsi="Times New Roman" w:cs="Times New Roman"/>
          <w:sz w:val="24"/>
          <w:szCs w:val="24"/>
        </w:rPr>
      </w:pPr>
      <w:del w:id="23" w:author="Microsoft Office User" w:date="2020-05-04T10:48:00Z">
        <w:r w:rsidRPr="00EE50CB" w:rsidDel="00C26A50">
          <w:rPr>
            <w:rFonts w:ascii="Times New Roman" w:hAnsi="Times New Roman" w:cs="Times New Roman"/>
            <w:sz w:val="24"/>
            <w:szCs w:val="24"/>
          </w:rPr>
          <w:delText xml:space="preserve">There are several advantages to using a simplified model </w:delText>
        </w:r>
      </w:del>
    </w:p>
    <w:p w14:paraId="37D6B908" w14:textId="342C95FB" w:rsidR="00EE50CB" w:rsidRPr="00EE50CB" w:rsidRDefault="00EE50CB" w:rsidP="005F5A8E">
      <w:pPr>
        <w:spacing w:after="0" w:line="480" w:lineRule="auto"/>
        <w:jc w:val="both"/>
        <w:rPr>
          <w:rFonts w:ascii="Times New Roman" w:hAnsi="Times New Roman" w:cs="Times New Roman"/>
          <w:sz w:val="24"/>
          <w:szCs w:val="24"/>
        </w:rPr>
      </w:pPr>
      <w:r w:rsidRPr="00EE50CB">
        <w:rPr>
          <w:rFonts w:ascii="Times New Roman" w:hAnsi="Times New Roman" w:cs="Times New Roman"/>
          <w:sz w:val="24"/>
          <w:szCs w:val="24"/>
        </w:rPr>
        <w:t xml:space="preserve">After establishing </w:t>
      </w:r>
      <w:ins w:id="24" w:author="Microsoft Office User" w:date="2020-05-04T10:49:00Z">
        <w:r w:rsidR="00C26A50">
          <w:rPr>
            <w:rFonts w:ascii="Times New Roman" w:hAnsi="Times New Roman" w:cs="Times New Roman"/>
            <w:sz w:val="24"/>
            <w:szCs w:val="24"/>
          </w:rPr>
          <w:t>this</w:t>
        </w:r>
      </w:ins>
      <w:del w:id="25" w:author="Microsoft Office User" w:date="2020-05-04T10:49:00Z">
        <w:r w:rsidRPr="00EE50CB" w:rsidDel="00C26A50">
          <w:rPr>
            <w:rFonts w:ascii="Times New Roman" w:hAnsi="Times New Roman" w:cs="Times New Roman"/>
            <w:sz w:val="24"/>
            <w:szCs w:val="24"/>
          </w:rPr>
          <w:delText>a</w:delText>
        </w:r>
      </w:del>
      <w:r w:rsidRPr="00EE50CB">
        <w:rPr>
          <w:rFonts w:ascii="Times New Roman" w:hAnsi="Times New Roman" w:cs="Times New Roman"/>
          <w:sz w:val="24"/>
          <w:szCs w:val="24"/>
        </w:rPr>
        <w:t xml:space="preserve"> candidate model</w:t>
      </w:r>
      <w:del w:id="26" w:author="Microsoft Office User" w:date="2020-05-04T10:49:00Z">
        <w:r w:rsidRPr="00EE50CB" w:rsidDel="00C26A50">
          <w:rPr>
            <w:rFonts w:ascii="Times New Roman" w:hAnsi="Times New Roman" w:cs="Times New Roman"/>
            <w:sz w:val="24"/>
            <w:szCs w:val="24"/>
          </w:rPr>
          <w:delText xml:space="preserve"> for our signaling pathways</w:delText>
        </w:r>
      </w:del>
      <w:ins w:id="27" w:author="Microsoft Office User" w:date="2020-05-04T10:48:00Z">
        <w:r w:rsidR="00C26A50">
          <w:rPr>
            <w:rFonts w:ascii="Times New Roman" w:hAnsi="Times New Roman" w:cs="Times New Roman"/>
            <w:sz w:val="24"/>
            <w:szCs w:val="24"/>
          </w:rPr>
          <w:t>,</w:t>
        </w:r>
      </w:ins>
      <w:r w:rsidRPr="00EE50CB">
        <w:rPr>
          <w:rFonts w:ascii="Times New Roman" w:hAnsi="Times New Roman" w:cs="Times New Roman"/>
          <w:sz w:val="24"/>
          <w:szCs w:val="24"/>
        </w:rPr>
        <w:t xml:space="preserve"> we examined how varying levels of EGFR activation, </w:t>
      </w:r>
      <w:ins w:id="28" w:author="Microsoft Office User" w:date="2020-05-04T10:48:00Z">
        <w:r w:rsidR="00C26A50">
          <w:rPr>
            <w:rFonts w:ascii="Times New Roman" w:hAnsi="Times New Roman" w:cs="Times New Roman"/>
            <w:sz w:val="24"/>
            <w:szCs w:val="24"/>
          </w:rPr>
          <w:t>c</w:t>
        </w:r>
      </w:ins>
      <w:r w:rsidRPr="00EE50CB">
        <w:rPr>
          <w:rFonts w:ascii="Times New Roman" w:hAnsi="Times New Roman" w:cs="Times New Roman"/>
          <w:sz w:val="24"/>
          <w:szCs w:val="24"/>
        </w:rPr>
        <w:t xml:space="preserve">Met expression, and substrate stiffness affect AKT and ERK activation levels and overall cell population dynamics. </w:t>
      </w:r>
    </w:p>
    <w:p w14:paraId="43853DED" w14:textId="77777777" w:rsidR="00EE50CB" w:rsidRDefault="00EE50CB" w:rsidP="005F5A8E">
      <w:pPr>
        <w:spacing w:after="0" w:line="480" w:lineRule="auto"/>
        <w:jc w:val="both"/>
        <w:rPr>
          <w:rFonts w:ascii="Times New Roman" w:hAnsi="Times New Roman" w:cs="Times New Roman"/>
          <w:b/>
          <w:sz w:val="24"/>
          <w:szCs w:val="24"/>
        </w:rPr>
      </w:pPr>
    </w:p>
    <w:p w14:paraId="69A574A7" w14:textId="77777777" w:rsidR="00C14F77" w:rsidRDefault="00C14F77" w:rsidP="005F5A8E">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Varying stiffness primarily affects AKT signaling </w:t>
      </w:r>
      <w:r w:rsidR="001C6992">
        <w:rPr>
          <w:rFonts w:ascii="Times New Roman" w:hAnsi="Times New Roman" w:cs="Times New Roman"/>
          <w:b/>
          <w:sz w:val="24"/>
          <w:szCs w:val="24"/>
        </w:rPr>
        <w:t>in comparison to ERK</w:t>
      </w:r>
    </w:p>
    <w:p w14:paraId="0B79166B" w14:textId="77777777" w:rsidR="001C6992" w:rsidRPr="00387901" w:rsidRDefault="00703F95"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single cell experiments indicate cellular sensitivity to substrate stiffness. </w:t>
      </w:r>
      <w:r w:rsidR="00387901">
        <w:rPr>
          <w:rFonts w:ascii="Times New Roman" w:hAnsi="Times New Roman" w:cs="Times New Roman"/>
          <w:sz w:val="24"/>
          <w:szCs w:val="24"/>
        </w:rPr>
        <w:t xml:space="preserve">To connect </w:t>
      </w:r>
      <w:r w:rsidR="003D67AA">
        <w:rPr>
          <w:rFonts w:ascii="Times New Roman" w:hAnsi="Times New Roman" w:cs="Times New Roman"/>
          <w:sz w:val="24"/>
          <w:szCs w:val="24"/>
        </w:rPr>
        <w:t xml:space="preserve">changes in </w:t>
      </w:r>
      <w:r w:rsidR="00387901">
        <w:rPr>
          <w:rFonts w:ascii="Times New Roman" w:hAnsi="Times New Roman" w:cs="Times New Roman"/>
          <w:sz w:val="24"/>
          <w:szCs w:val="24"/>
        </w:rPr>
        <w:t>overall cell number response</w:t>
      </w:r>
      <w:r w:rsidR="003D67AA">
        <w:rPr>
          <w:rFonts w:ascii="Times New Roman" w:hAnsi="Times New Roman" w:cs="Times New Roman"/>
          <w:sz w:val="24"/>
          <w:szCs w:val="24"/>
        </w:rPr>
        <w:t xml:space="preserve"> we quantify key regulators within the protein signaling network. </w:t>
      </w:r>
    </w:p>
    <w:p w14:paraId="3F5DC1FD" w14:textId="77777777" w:rsidR="004E5C54" w:rsidRDefault="004E5C54" w:rsidP="005F5A8E">
      <w:pPr>
        <w:spacing w:after="0" w:line="480" w:lineRule="auto"/>
        <w:jc w:val="both"/>
        <w:rPr>
          <w:rFonts w:ascii="Times New Roman" w:hAnsi="Times New Roman" w:cs="Times New Roman"/>
          <w:b/>
          <w:sz w:val="24"/>
          <w:szCs w:val="24"/>
        </w:rPr>
      </w:pPr>
    </w:p>
    <w:p w14:paraId="0AE7ECD1" w14:textId="77777777" w:rsidR="001C6992" w:rsidRDefault="001C6992" w:rsidP="005F5A8E">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Met levels</w:t>
      </w:r>
    </w:p>
    <w:p w14:paraId="7E74C299" w14:textId="77777777" w:rsidR="00B3446B" w:rsidRDefault="00B3446B" w:rsidP="005F5A8E">
      <w:pPr>
        <w:spacing w:after="0" w:line="480" w:lineRule="auto"/>
        <w:jc w:val="both"/>
        <w:rPr>
          <w:rFonts w:ascii="Times New Roman" w:hAnsi="Times New Roman" w:cs="Times New Roman"/>
          <w:b/>
          <w:sz w:val="24"/>
          <w:szCs w:val="24"/>
        </w:rPr>
      </w:pPr>
    </w:p>
    <w:p w14:paraId="605A5C05" w14:textId="77777777" w:rsidR="00B3446B" w:rsidRDefault="00B3446B" w:rsidP="005F5A8E">
      <w:pPr>
        <w:spacing w:after="0" w:line="480" w:lineRule="auto"/>
        <w:jc w:val="both"/>
        <w:rPr>
          <w:rFonts w:ascii="Times New Roman" w:hAnsi="Times New Roman" w:cs="Times New Roman"/>
          <w:b/>
          <w:sz w:val="24"/>
          <w:szCs w:val="24"/>
        </w:rPr>
      </w:pPr>
    </w:p>
    <w:p w14:paraId="05891026" w14:textId="77777777" w:rsidR="00B3446B" w:rsidRDefault="00B3446B" w:rsidP="005F5A8E">
      <w:pPr>
        <w:spacing w:after="0" w:line="480" w:lineRule="auto"/>
        <w:jc w:val="both"/>
        <w:rPr>
          <w:rFonts w:ascii="Times New Roman" w:hAnsi="Times New Roman" w:cs="Times New Roman"/>
          <w:b/>
          <w:sz w:val="24"/>
          <w:szCs w:val="24"/>
        </w:rPr>
      </w:pPr>
    </w:p>
    <w:p w14:paraId="763D3D98" w14:textId="77777777" w:rsidR="00B67EDD" w:rsidRPr="00B67EDD" w:rsidRDefault="00B67EDD" w:rsidP="005F5A8E">
      <w:pPr>
        <w:spacing w:after="0" w:line="480" w:lineRule="auto"/>
        <w:jc w:val="both"/>
        <w:rPr>
          <w:rFonts w:ascii="Times New Roman" w:hAnsi="Times New Roman" w:cs="Times New Roman"/>
          <w:b/>
          <w:sz w:val="24"/>
          <w:szCs w:val="24"/>
        </w:rPr>
      </w:pPr>
      <w:r w:rsidRPr="00B67EDD">
        <w:rPr>
          <w:rFonts w:ascii="Times New Roman" w:hAnsi="Times New Roman" w:cs="Times New Roman"/>
          <w:b/>
          <w:sz w:val="24"/>
          <w:szCs w:val="24"/>
        </w:rPr>
        <w:t>EGFR inhibition through erlotinib treatment strongly affects ERK signaling over AKT</w:t>
      </w:r>
    </w:p>
    <w:p w14:paraId="2670EE7A" w14:textId="77777777" w:rsidR="00B3446B" w:rsidRPr="00C14F77" w:rsidRDefault="00B3446B" w:rsidP="005F5A8E">
      <w:pPr>
        <w:spacing w:after="0" w:line="480" w:lineRule="auto"/>
        <w:jc w:val="both"/>
        <w:rPr>
          <w:rFonts w:ascii="Times New Roman" w:hAnsi="Times New Roman" w:cs="Times New Roman"/>
          <w:b/>
          <w:sz w:val="24"/>
          <w:szCs w:val="24"/>
        </w:rPr>
      </w:pPr>
    </w:p>
    <w:p w14:paraId="55797458" w14:textId="77777777" w:rsidR="00C14F77" w:rsidRDefault="00C14F77" w:rsidP="005F5A8E">
      <w:pPr>
        <w:spacing w:after="0" w:line="480" w:lineRule="auto"/>
        <w:jc w:val="both"/>
        <w:rPr>
          <w:rFonts w:ascii="Times New Roman" w:hAnsi="Times New Roman" w:cs="Times New Roman"/>
          <w:sz w:val="24"/>
          <w:szCs w:val="24"/>
        </w:rPr>
      </w:pPr>
    </w:p>
    <w:p w14:paraId="2F712C63" w14:textId="77777777" w:rsidR="00051ACA" w:rsidRDefault="00051ACA"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RTK and FAK signaling set AKT and ERK </w:t>
      </w:r>
      <w:r w:rsidR="00DF5925">
        <w:rPr>
          <w:rFonts w:ascii="Times New Roman" w:hAnsi="Times New Roman" w:cs="Times New Roman"/>
          <w:sz w:val="24"/>
          <w:szCs w:val="24"/>
        </w:rPr>
        <w:t>response</w:t>
      </w:r>
      <w:r>
        <w:rPr>
          <w:rFonts w:ascii="Times New Roman" w:hAnsi="Times New Roman" w:cs="Times New Roman"/>
          <w:sz w:val="24"/>
          <w:szCs w:val="24"/>
        </w:rPr>
        <w:t xml:space="preserve"> levels. </w:t>
      </w:r>
    </w:p>
    <w:p w14:paraId="23C09255" w14:textId="77777777" w:rsidR="00C14F77" w:rsidRDefault="00C14F77" w:rsidP="005F5A8E">
      <w:pPr>
        <w:spacing w:after="0" w:line="480" w:lineRule="auto"/>
        <w:jc w:val="both"/>
        <w:rPr>
          <w:rFonts w:ascii="Times New Roman" w:hAnsi="Times New Roman" w:cs="Times New Roman"/>
          <w:sz w:val="24"/>
          <w:szCs w:val="24"/>
        </w:rPr>
      </w:pPr>
    </w:p>
    <w:p w14:paraId="2DBA7B7B" w14:textId="2781C3CC" w:rsidR="00C14F77" w:rsidRPr="00A70F80" w:rsidRDefault="00C14F77"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DIP rate is not </w:t>
      </w:r>
      <w:ins w:id="29" w:author="Microsoft Office User" w:date="2020-05-04T10:51:00Z">
        <w:r w:rsidR="008B016A">
          <w:rPr>
            <w:rFonts w:ascii="Times New Roman" w:hAnsi="Times New Roman" w:cs="Times New Roman"/>
            <w:sz w:val="24"/>
            <w:szCs w:val="24"/>
          </w:rPr>
          <w:t xml:space="preserve">a </w:t>
        </w:r>
      </w:ins>
      <w:r>
        <w:rPr>
          <w:rFonts w:ascii="Times New Roman" w:hAnsi="Times New Roman" w:cs="Times New Roman"/>
          <w:sz w:val="24"/>
          <w:szCs w:val="24"/>
        </w:rPr>
        <w:t>discrete state description of cellular response, meaning two groups of cells may have the same DIP rates but have different underlying behaviors. For example</w:t>
      </w:r>
    </w:p>
    <w:p w14:paraId="661FE4CA" w14:textId="77777777" w:rsidR="00A70F80" w:rsidRDefault="00A70F80" w:rsidP="005F5A8E">
      <w:pPr>
        <w:spacing w:after="0" w:line="480" w:lineRule="auto"/>
        <w:jc w:val="both"/>
        <w:rPr>
          <w:rFonts w:ascii="Times New Roman" w:hAnsi="Times New Roman" w:cs="Times New Roman"/>
          <w:sz w:val="24"/>
          <w:szCs w:val="24"/>
        </w:rPr>
      </w:pPr>
    </w:p>
    <w:p w14:paraId="709901AE" w14:textId="77777777" w:rsidR="00FF0BED" w:rsidRDefault="00FF0BED" w:rsidP="005F5A8E">
      <w:pPr>
        <w:spacing w:after="0" w:line="480" w:lineRule="auto"/>
        <w:jc w:val="both"/>
        <w:rPr>
          <w:rFonts w:ascii="Times New Roman" w:hAnsi="Times New Roman" w:cs="Times New Roman"/>
          <w:sz w:val="24"/>
          <w:szCs w:val="24"/>
        </w:rPr>
      </w:pPr>
      <w:r w:rsidRPr="00FF0BED">
        <w:rPr>
          <w:rFonts w:ascii="Times New Roman" w:hAnsi="Times New Roman" w:cs="Times New Roman"/>
          <w:sz w:val="24"/>
          <w:szCs w:val="24"/>
        </w:rPr>
        <w:lastRenderedPageBreak/>
        <w:t>Soft substrate leads to decreased DMSO growth rate and increased erlotinib sensitivity</w:t>
      </w:r>
    </w:p>
    <w:p w14:paraId="38E26A6B" w14:textId="77777777" w:rsidR="00FF0BED" w:rsidRPr="00FF0BED" w:rsidRDefault="00FF0BED" w:rsidP="005F5A8E">
      <w:pPr>
        <w:spacing w:after="0" w:line="480" w:lineRule="auto"/>
        <w:jc w:val="both"/>
        <w:rPr>
          <w:rFonts w:ascii="Times New Roman" w:hAnsi="Times New Roman" w:cs="Times New Roman"/>
          <w:sz w:val="24"/>
          <w:szCs w:val="24"/>
        </w:rPr>
      </w:pPr>
      <w:r w:rsidRPr="00FF0BED">
        <w:rPr>
          <w:rFonts w:ascii="Times New Roman" w:hAnsi="Times New Roman" w:cs="Times New Roman"/>
          <w:sz w:val="24"/>
          <w:szCs w:val="24"/>
        </w:rPr>
        <w:t>Substrate stiffness primarily impacts S-M time</w:t>
      </w:r>
    </w:p>
    <w:p w14:paraId="61196E99" w14:textId="77777777" w:rsidR="00FF0BED" w:rsidRPr="00FF0BED" w:rsidRDefault="00FF0BED" w:rsidP="005F5A8E">
      <w:pPr>
        <w:spacing w:after="0" w:line="480" w:lineRule="auto"/>
        <w:jc w:val="both"/>
        <w:rPr>
          <w:rFonts w:ascii="Times New Roman" w:hAnsi="Times New Roman" w:cs="Times New Roman"/>
          <w:sz w:val="24"/>
          <w:szCs w:val="24"/>
        </w:rPr>
      </w:pPr>
      <w:r w:rsidRPr="00FF0BED">
        <w:rPr>
          <w:rFonts w:ascii="Times New Roman" w:hAnsi="Times New Roman" w:cs="Times New Roman"/>
          <w:sz w:val="24"/>
          <w:szCs w:val="24"/>
        </w:rPr>
        <w:t>Erlotinib treatment strongly affects G1 time</w:t>
      </w:r>
    </w:p>
    <w:p w14:paraId="27B4DAB8" w14:textId="77777777" w:rsidR="00FF0BED" w:rsidRPr="00FF0BED" w:rsidRDefault="00FF0BED" w:rsidP="005F5A8E">
      <w:pPr>
        <w:spacing w:after="0" w:line="480" w:lineRule="auto"/>
        <w:jc w:val="both"/>
        <w:rPr>
          <w:rFonts w:ascii="Times New Roman" w:hAnsi="Times New Roman" w:cs="Times New Roman"/>
          <w:sz w:val="24"/>
          <w:szCs w:val="24"/>
        </w:rPr>
      </w:pPr>
      <w:r w:rsidRPr="00FF0BED">
        <w:rPr>
          <w:rFonts w:ascii="Times New Roman" w:hAnsi="Times New Roman" w:cs="Times New Roman"/>
          <w:sz w:val="24"/>
          <w:szCs w:val="24"/>
        </w:rPr>
        <w:t>Appearance of a secondary G1 doubling peak (consideration of G1, S-M distribution fitting)</w:t>
      </w:r>
    </w:p>
    <w:p w14:paraId="60379757" w14:textId="77777777" w:rsidR="00FF0BED" w:rsidRPr="00FF0BED" w:rsidRDefault="00FF0BED" w:rsidP="005F5A8E">
      <w:pPr>
        <w:spacing w:after="0" w:line="480" w:lineRule="auto"/>
        <w:jc w:val="both"/>
        <w:rPr>
          <w:rFonts w:ascii="Times New Roman" w:hAnsi="Times New Roman" w:cs="Times New Roman"/>
          <w:sz w:val="24"/>
          <w:szCs w:val="24"/>
        </w:rPr>
      </w:pPr>
      <w:r w:rsidRPr="00FF0BED">
        <w:rPr>
          <w:rFonts w:ascii="Times New Roman" w:hAnsi="Times New Roman" w:cs="Times New Roman"/>
          <w:sz w:val="24"/>
          <w:szCs w:val="24"/>
        </w:rPr>
        <w:t>Stiffness affects AKT signaling</w:t>
      </w:r>
    </w:p>
    <w:p w14:paraId="4FB5BDEB" w14:textId="77777777" w:rsidR="00FF0BED" w:rsidRDefault="00FF0BED" w:rsidP="005F5A8E">
      <w:pPr>
        <w:spacing w:after="0" w:line="480" w:lineRule="auto"/>
        <w:jc w:val="both"/>
        <w:rPr>
          <w:rFonts w:ascii="Times New Roman" w:hAnsi="Times New Roman" w:cs="Times New Roman"/>
          <w:sz w:val="24"/>
          <w:szCs w:val="24"/>
        </w:rPr>
      </w:pPr>
      <w:r w:rsidRPr="00FF0BED">
        <w:rPr>
          <w:rFonts w:ascii="Times New Roman" w:hAnsi="Times New Roman" w:cs="Times New Roman"/>
          <w:sz w:val="24"/>
          <w:szCs w:val="24"/>
        </w:rPr>
        <w:t>Erlotinib drastically decreases ERK and moderately affects AK</w:t>
      </w:r>
      <w:r>
        <w:rPr>
          <w:rFonts w:ascii="Times New Roman" w:hAnsi="Times New Roman" w:cs="Times New Roman"/>
          <w:sz w:val="24"/>
          <w:szCs w:val="24"/>
        </w:rPr>
        <w:t>T</w:t>
      </w:r>
    </w:p>
    <w:p w14:paraId="0A43CDFF" w14:textId="77777777" w:rsidR="00C14F77" w:rsidRDefault="00C14F77" w:rsidP="005F5A8E">
      <w:pPr>
        <w:spacing w:after="0" w:line="480" w:lineRule="auto"/>
        <w:jc w:val="both"/>
        <w:rPr>
          <w:rFonts w:ascii="Times New Roman" w:hAnsi="Times New Roman" w:cs="Times New Roman"/>
          <w:sz w:val="24"/>
          <w:szCs w:val="24"/>
        </w:rPr>
      </w:pPr>
    </w:p>
    <w:p w14:paraId="66425925" w14:textId="77777777" w:rsidR="00975A62" w:rsidRDefault="00975A62"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underlying assumptions of the model are important to interpreting the results. Using the </w:t>
      </w:r>
      <w:commentRangeStart w:id="30"/>
      <w:r>
        <w:rPr>
          <w:rFonts w:ascii="Times New Roman" w:hAnsi="Times New Roman" w:cs="Times New Roman"/>
          <w:sz w:val="24"/>
          <w:szCs w:val="24"/>
        </w:rPr>
        <w:t xml:space="preserve">EMG </w:t>
      </w:r>
      <w:commentRangeEnd w:id="30"/>
      <w:r w:rsidR="008B016A">
        <w:rPr>
          <w:rStyle w:val="CommentReference"/>
        </w:rPr>
        <w:commentReference w:id="30"/>
      </w:r>
      <w:r>
        <w:rPr>
          <w:rFonts w:ascii="Times New Roman" w:hAnsi="Times New Roman" w:cs="Times New Roman"/>
          <w:sz w:val="24"/>
          <w:szCs w:val="24"/>
        </w:rPr>
        <w:t>as a fit is inspired by the transition probability model of the cell cycle.</w:t>
      </w:r>
      <w:r>
        <w:rPr>
          <w:rStyle w:val="FootnoteReference"/>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{"citationItems":[{"id":"ITEM-1","itemData":{"DOI":"10.1073/pnas.70.4.1263","ISSN":"00278424","abstract":"We propose that a cell's life is divided into two fundamentally different parts. Some time after mitosis all cells enter a state (A) in which their activity is not directed towards replication. A cell may remain in the A-state for any lenght of time, throughout which its probability of leaving A-state remains constant. On leaving A-state, cells enter B-phase in which their activities are deterministic, and directed towards replication. Initiation of cell replication processes is thus random, in the sense that radioactive decay is random. Cell population growth rates are determined by the probability with which cells leave the A-state, the duration of the B-phase, and the rate of cell death. Knowledge of these parameters permits precise calculation of the distribution of intermitotic times within populations, the behavior of synchronized cell cultures, and the shape of labeled mitosis curves.","author":[{"dropping-particle":"","family":"Smith","given":"J. A.","non-dropping-particle":"","parse-names":false,"suffix":""},{"dropping-particle":"","family":"Martin","given":"L.","non-dropping-particle":"","parse-names":false,"suffix":""}],"container-title":"Proceedings of the National Academy of Sciences of the United States of America","id":"ITEM-1","issued":{"date-parts":[["1973"]]},"title":"Do cells cycle?","type":"article-journal"},"uris":["http://www.mendeley.com/documents/?uuid=2d56fc23-fc66-4c2b-9788-4c9163f05cc4"]}],"mendeley":{"formattedCitation":"&lt;sup&gt;6&lt;/sup&gt;","plainTextFormattedCitation":"6"},"properties":{"noteIndex":0},"schema":"https://github.com/citation-style-language/schema/raw/master/csl-citation.json"}</w:instrText>
      </w:r>
      <w:r>
        <w:rPr>
          <w:rStyle w:val="FootnoteReference"/>
          <w:rFonts w:ascii="Times New Roman" w:hAnsi="Times New Roman" w:cs="Times New Roman"/>
          <w:sz w:val="24"/>
          <w:szCs w:val="24"/>
        </w:rPr>
        <w:fldChar w:fldCharType="separate"/>
      </w:r>
      <w:r w:rsidRPr="00975A62">
        <w:rPr>
          <w:rFonts w:ascii="Times New Roman" w:hAnsi="Times New Roman" w:cs="Times New Roman"/>
          <w:noProof/>
          <w:sz w:val="24"/>
          <w:szCs w:val="24"/>
          <w:vertAlign w:val="superscript"/>
        </w:rPr>
        <w:t>6</w:t>
      </w:r>
      <w:r>
        <w:rPr>
          <w:rStyle w:val="FootnoteReference"/>
          <w:rFonts w:ascii="Times New Roman" w:hAnsi="Times New Roman" w:cs="Times New Roman"/>
          <w:sz w:val="24"/>
          <w:szCs w:val="24"/>
        </w:rPr>
        <w:fldChar w:fldCharType="end"/>
      </w:r>
      <w:r>
        <w:rPr>
          <w:rFonts w:ascii="Times New Roman" w:hAnsi="Times New Roman" w:cs="Times New Roman"/>
          <w:sz w:val="24"/>
          <w:szCs w:val="24"/>
        </w:rPr>
        <w:t xml:space="preserve"> An exponentially modified Gaussian fit assumes a probabilistic </w:t>
      </w:r>
    </w:p>
    <w:p w14:paraId="1A62D269" w14:textId="77777777" w:rsidR="00975A62" w:rsidRDefault="00975A62" w:rsidP="005F5A8E">
      <w:pPr>
        <w:spacing w:after="0" w:line="480" w:lineRule="auto"/>
        <w:jc w:val="both"/>
        <w:rPr>
          <w:rFonts w:ascii="Times New Roman" w:hAnsi="Times New Roman" w:cs="Times New Roman"/>
          <w:sz w:val="24"/>
          <w:szCs w:val="24"/>
        </w:rPr>
      </w:pPr>
    </w:p>
    <w:p w14:paraId="5C2EC42F" w14:textId="77777777" w:rsidR="00C14F77" w:rsidRDefault="00C14F77"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next question we asked is how does the underlying network behavior manifest into a population response. That is, how do the numbers of cells within the changing </w:t>
      </w:r>
    </w:p>
    <w:p w14:paraId="09292834" w14:textId="77777777" w:rsidR="00C14F77" w:rsidRDefault="00C14F77" w:rsidP="005F5A8E">
      <w:pPr>
        <w:spacing w:after="0" w:line="480" w:lineRule="auto"/>
        <w:jc w:val="both"/>
        <w:rPr>
          <w:rFonts w:ascii="Times New Roman" w:hAnsi="Times New Roman" w:cs="Times New Roman"/>
          <w:sz w:val="24"/>
          <w:szCs w:val="24"/>
        </w:rPr>
      </w:pPr>
    </w:p>
    <w:p w14:paraId="0AF8004D" w14:textId="77777777" w:rsidR="00797D6C" w:rsidRDefault="00797D6C" w:rsidP="005F5A8E">
      <w:pPr>
        <w:spacing w:after="0" w:line="480" w:lineRule="auto"/>
        <w:jc w:val="both"/>
        <w:rPr>
          <w:rFonts w:ascii="Times New Roman" w:hAnsi="Times New Roman" w:cs="Times New Roman"/>
          <w:sz w:val="24"/>
          <w:szCs w:val="24"/>
        </w:rPr>
      </w:pPr>
      <w:r w:rsidRPr="00797D6C">
        <w:rPr>
          <w:rFonts w:ascii="Times New Roman" w:hAnsi="Times New Roman" w:cs="Times New Roman"/>
          <w:sz w:val="24"/>
          <w:szCs w:val="24"/>
        </w:rPr>
        <w:t>Experiment: DIP rate – to PC9 subline is not a 1-1 mapping.   DIP rate depends on the input of multiple environmental factors.</w:t>
      </w:r>
    </w:p>
    <w:p w14:paraId="6730404B" w14:textId="77777777" w:rsidR="00797D6C" w:rsidRPr="00797D6C" w:rsidRDefault="00797D6C" w:rsidP="005F5A8E">
      <w:pPr>
        <w:spacing w:after="0" w:line="480" w:lineRule="auto"/>
        <w:jc w:val="both"/>
        <w:rPr>
          <w:rFonts w:ascii="Times New Roman" w:hAnsi="Times New Roman" w:cs="Times New Roman"/>
          <w:sz w:val="24"/>
          <w:szCs w:val="24"/>
        </w:rPr>
      </w:pPr>
      <w:r w:rsidRPr="00797D6C">
        <w:rPr>
          <w:rFonts w:ascii="Times New Roman" w:hAnsi="Times New Roman" w:cs="Times New Roman"/>
          <w:sz w:val="24"/>
          <w:szCs w:val="24"/>
        </w:rPr>
        <w:t>Presented a candidate model to take measurable inputs (stiffness / protein activity) and predict population growth and cell fate distributions (G0, S-M time)</w:t>
      </w:r>
    </w:p>
    <w:p w14:paraId="411F7189" w14:textId="77777777" w:rsidR="00797D6C" w:rsidRDefault="00797D6C" w:rsidP="005F5A8E">
      <w:pPr>
        <w:spacing w:after="0" w:line="480" w:lineRule="auto"/>
        <w:jc w:val="both"/>
        <w:rPr>
          <w:rFonts w:ascii="Times New Roman" w:hAnsi="Times New Roman" w:cs="Times New Roman"/>
          <w:sz w:val="24"/>
          <w:szCs w:val="24"/>
        </w:rPr>
      </w:pPr>
      <w:r w:rsidRPr="00797D6C">
        <w:rPr>
          <w:rFonts w:ascii="Times New Roman" w:hAnsi="Times New Roman" w:cs="Times New Roman"/>
          <w:sz w:val="24"/>
          <w:szCs w:val="24"/>
        </w:rPr>
        <w:t>Minimal model requires 3 inputs and 3 targets</w:t>
      </w:r>
    </w:p>
    <w:p w14:paraId="6E536B02" w14:textId="77777777" w:rsidR="00797D6C" w:rsidRDefault="00797D6C" w:rsidP="005F5A8E">
      <w:pPr>
        <w:spacing w:after="0" w:line="480" w:lineRule="auto"/>
        <w:jc w:val="both"/>
        <w:rPr>
          <w:rFonts w:ascii="Times New Roman" w:hAnsi="Times New Roman" w:cs="Times New Roman"/>
          <w:sz w:val="24"/>
          <w:szCs w:val="24"/>
        </w:rPr>
      </w:pPr>
      <w:r w:rsidRPr="00797D6C">
        <w:rPr>
          <w:rFonts w:ascii="Times New Roman" w:hAnsi="Times New Roman" w:cs="Times New Roman"/>
          <w:sz w:val="24"/>
          <w:szCs w:val="24"/>
        </w:rPr>
        <w:t>Both experiments and model reveal intriguing shape to G1/G0 distributions -&gt; containing 2nd peak</w:t>
      </w:r>
    </w:p>
    <w:p w14:paraId="113D2E8E" w14:textId="77777777" w:rsidR="00797D6C" w:rsidRDefault="00797D6C" w:rsidP="005F5A8E">
      <w:pPr>
        <w:spacing w:after="0" w:line="480" w:lineRule="auto"/>
        <w:ind w:left="720" w:hanging="720"/>
        <w:jc w:val="both"/>
        <w:rPr>
          <w:rFonts w:ascii="Times New Roman" w:hAnsi="Times New Roman" w:cs="Times New Roman"/>
          <w:sz w:val="24"/>
          <w:szCs w:val="24"/>
        </w:rPr>
      </w:pPr>
    </w:p>
    <w:p w14:paraId="732FB6C1" w14:textId="77777777" w:rsidR="00456D63" w:rsidRPr="00456D63" w:rsidRDefault="00797D6C" w:rsidP="005F5A8E">
      <w:pPr>
        <w:spacing w:after="0" w:line="480" w:lineRule="auto"/>
        <w:jc w:val="both"/>
        <w:rPr>
          <w:rFonts w:ascii="Times New Roman" w:hAnsi="Times New Roman" w:cs="Times New Roman"/>
          <w:b/>
          <w:sz w:val="24"/>
          <w:szCs w:val="24"/>
        </w:rPr>
      </w:pPr>
      <w:r w:rsidRPr="00797D6C">
        <w:rPr>
          <w:rFonts w:ascii="Times New Roman" w:hAnsi="Times New Roman" w:cs="Times New Roman"/>
          <w:sz w:val="24"/>
          <w:szCs w:val="24"/>
        </w:rPr>
        <w:t xml:space="preserve">Current Hypothesis for 2nd peak:   solutions with low model inputs have complicated oscillations and multiple limit cycles.  Stochastic simulations kick the “cells” into different limit cycles.  </w:t>
      </w:r>
    </w:p>
    <w:p w14:paraId="0882FAA9" w14:textId="77777777" w:rsidR="00456D63" w:rsidRPr="00A70F80" w:rsidRDefault="00456D63" w:rsidP="005F5A8E">
      <w:pPr>
        <w:spacing w:after="0" w:line="480" w:lineRule="auto"/>
        <w:jc w:val="both"/>
        <w:rPr>
          <w:rFonts w:ascii="Times New Roman" w:hAnsi="Times New Roman" w:cs="Times New Roman"/>
          <w:sz w:val="24"/>
          <w:szCs w:val="24"/>
        </w:rPr>
      </w:pPr>
    </w:p>
    <w:p w14:paraId="7960AA4B" w14:textId="77777777" w:rsidR="007D1FEA" w:rsidRPr="0055436E" w:rsidRDefault="007D1FEA" w:rsidP="005F5A8E">
      <w:pPr>
        <w:spacing w:after="0" w:line="480" w:lineRule="auto"/>
        <w:jc w:val="both"/>
        <w:rPr>
          <w:moveTo w:id="31" w:author="Microsoft Office User" w:date="2020-05-04T10:35:00Z"/>
          <w:rFonts w:ascii="Times New Roman" w:hAnsi="Times New Roman" w:cs="Times New Roman"/>
          <w:sz w:val="24"/>
          <w:szCs w:val="24"/>
        </w:rPr>
      </w:pPr>
      <w:moveToRangeStart w:id="32" w:author="Microsoft Office User" w:date="2020-05-04T10:35:00Z" w:name="move39480971"/>
      <w:moveTo w:id="33" w:author="Microsoft Office User" w:date="2020-05-04T10:35:00Z">
        <w:r w:rsidRPr="0055436E">
          <w:rPr>
            <w:rFonts w:ascii="Times New Roman" w:hAnsi="Times New Roman" w:cs="Times New Roman"/>
            <w:sz w:val="24"/>
            <w:szCs w:val="24"/>
          </w:rPr>
          <w:t>Figure 1: Signaling Pathway Schematic</w:t>
        </w:r>
      </w:moveTo>
    </w:p>
    <w:moveToRangeEnd w:id="32"/>
    <w:p w14:paraId="23D6D247" w14:textId="77777777" w:rsidR="00724A8A" w:rsidRDefault="00C2708F"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Figure 2: </w:t>
      </w:r>
      <w:r w:rsidR="00724A8A">
        <w:rPr>
          <w:rFonts w:ascii="Times New Roman" w:hAnsi="Times New Roman" w:cs="Times New Roman"/>
          <w:sz w:val="24"/>
          <w:szCs w:val="24"/>
        </w:rPr>
        <w:t>Population analysis</w:t>
      </w:r>
    </w:p>
    <w:p w14:paraId="034DC011" w14:textId="77777777" w:rsidR="00880AD1" w:rsidRPr="00AC463A" w:rsidRDefault="00880AD1" w:rsidP="005F5A8E">
      <w:pPr>
        <w:spacing w:after="0" w:line="480" w:lineRule="auto"/>
        <w:jc w:val="both"/>
        <w:rPr>
          <w:rFonts w:ascii="Times New Roman" w:hAnsi="Times New Roman" w:cs="Times New Roman"/>
          <w:sz w:val="24"/>
          <w:szCs w:val="24"/>
          <w:lang w:val="fr-FR"/>
        </w:rPr>
      </w:pPr>
      <w:r w:rsidRPr="00AC463A">
        <w:rPr>
          <w:rFonts w:ascii="Times New Roman" w:hAnsi="Times New Roman" w:cs="Times New Roman"/>
          <w:sz w:val="24"/>
          <w:szCs w:val="24"/>
          <w:lang w:val="fr-FR"/>
        </w:rPr>
        <w:t xml:space="preserve">Figure </w:t>
      </w:r>
      <w:proofErr w:type="gramStart"/>
      <w:r w:rsidRPr="00AC463A">
        <w:rPr>
          <w:rFonts w:ascii="Times New Roman" w:hAnsi="Times New Roman" w:cs="Times New Roman"/>
          <w:sz w:val="24"/>
          <w:szCs w:val="24"/>
          <w:lang w:val="fr-FR"/>
        </w:rPr>
        <w:t>3:</w:t>
      </w:r>
      <w:proofErr w:type="gramEnd"/>
      <w:r w:rsidRPr="00AC463A">
        <w:rPr>
          <w:rFonts w:ascii="Times New Roman" w:hAnsi="Times New Roman" w:cs="Times New Roman"/>
          <w:sz w:val="24"/>
          <w:szCs w:val="24"/>
          <w:lang w:val="fr-FR"/>
        </w:rPr>
        <w:t xml:space="preserve"> </w:t>
      </w:r>
      <w:proofErr w:type="spellStart"/>
      <w:r w:rsidRPr="00AC463A">
        <w:rPr>
          <w:rFonts w:ascii="Times New Roman" w:hAnsi="Times New Roman" w:cs="Times New Roman"/>
          <w:sz w:val="24"/>
          <w:szCs w:val="24"/>
          <w:lang w:val="fr-FR"/>
        </w:rPr>
        <w:t>Cell</w:t>
      </w:r>
      <w:proofErr w:type="spellEnd"/>
      <w:r w:rsidRPr="00AC463A">
        <w:rPr>
          <w:rFonts w:ascii="Times New Roman" w:hAnsi="Times New Roman" w:cs="Times New Roman"/>
          <w:sz w:val="24"/>
          <w:szCs w:val="24"/>
          <w:lang w:val="fr-FR"/>
        </w:rPr>
        <w:t xml:space="preserve"> cycle </w:t>
      </w:r>
      <w:proofErr w:type="spellStart"/>
      <w:r w:rsidRPr="00AC463A">
        <w:rPr>
          <w:rFonts w:ascii="Times New Roman" w:hAnsi="Times New Roman" w:cs="Times New Roman"/>
          <w:sz w:val="24"/>
          <w:szCs w:val="24"/>
          <w:lang w:val="fr-FR"/>
        </w:rPr>
        <w:t>dynamics</w:t>
      </w:r>
      <w:proofErr w:type="spellEnd"/>
      <w:r w:rsidR="00880693" w:rsidRPr="00AC463A">
        <w:rPr>
          <w:rFonts w:ascii="Times New Roman" w:hAnsi="Times New Roman" w:cs="Times New Roman"/>
          <w:sz w:val="24"/>
          <w:szCs w:val="24"/>
          <w:lang w:val="fr-FR"/>
        </w:rPr>
        <w:t xml:space="preserve">, </w:t>
      </w:r>
      <w:proofErr w:type="spellStart"/>
      <w:r w:rsidR="00880693" w:rsidRPr="00AC463A">
        <w:rPr>
          <w:rFonts w:ascii="Times New Roman" w:hAnsi="Times New Roman" w:cs="Times New Roman"/>
          <w:sz w:val="24"/>
          <w:szCs w:val="24"/>
          <w:lang w:val="fr-FR"/>
        </w:rPr>
        <w:t>cell</w:t>
      </w:r>
      <w:proofErr w:type="spellEnd"/>
      <w:r w:rsidR="00880693" w:rsidRPr="00AC463A">
        <w:rPr>
          <w:rFonts w:ascii="Times New Roman" w:hAnsi="Times New Roman" w:cs="Times New Roman"/>
          <w:sz w:val="24"/>
          <w:szCs w:val="24"/>
          <w:lang w:val="fr-FR"/>
        </w:rPr>
        <w:t xml:space="preserve"> cycle distributions</w:t>
      </w:r>
    </w:p>
    <w:p w14:paraId="58CE1096" w14:textId="1461720A" w:rsidR="0055436E" w:rsidRPr="0055436E" w:rsidDel="007D1FEA" w:rsidRDefault="0055436E" w:rsidP="005F5A8E">
      <w:pPr>
        <w:spacing w:after="0" w:line="480" w:lineRule="auto"/>
        <w:jc w:val="both"/>
        <w:rPr>
          <w:moveFrom w:id="34" w:author="Microsoft Office User" w:date="2020-05-04T10:35:00Z"/>
          <w:rFonts w:ascii="Times New Roman" w:hAnsi="Times New Roman" w:cs="Times New Roman"/>
          <w:sz w:val="24"/>
          <w:szCs w:val="24"/>
        </w:rPr>
      </w:pPr>
      <w:moveFromRangeStart w:id="35" w:author="Microsoft Office User" w:date="2020-05-04T10:35:00Z" w:name="move39480971"/>
      <w:moveFrom w:id="36" w:author="Microsoft Office User" w:date="2020-05-04T10:35:00Z">
        <w:r w:rsidRPr="0055436E" w:rsidDel="007D1FEA">
          <w:rPr>
            <w:rFonts w:ascii="Times New Roman" w:hAnsi="Times New Roman" w:cs="Times New Roman"/>
            <w:sz w:val="24"/>
            <w:szCs w:val="24"/>
          </w:rPr>
          <w:t>Figure 1: Signaling Pathway Schematic</w:t>
        </w:r>
      </w:moveFrom>
    </w:p>
    <w:moveFromRangeEnd w:id="35"/>
    <w:p w14:paraId="745F1E1D" w14:textId="77777777" w:rsidR="00C2708F" w:rsidRDefault="00C2708F"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Figur</w:t>
      </w:r>
      <w:r w:rsidR="00880AD1">
        <w:rPr>
          <w:rFonts w:ascii="Times New Roman" w:hAnsi="Times New Roman" w:cs="Times New Roman"/>
          <w:sz w:val="24"/>
          <w:szCs w:val="24"/>
        </w:rPr>
        <w:t>e 4</w:t>
      </w:r>
      <w:r>
        <w:rPr>
          <w:rFonts w:ascii="Times New Roman" w:hAnsi="Times New Roman" w:cs="Times New Roman"/>
          <w:sz w:val="24"/>
          <w:szCs w:val="24"/>
        </w:rPr>
        <w:t xml:space="preserve">: </w:t>
      </w:r>
      <w:r w:rsidR="00724A8A">
        <w:rPr>
          <w:rFonts w:ascii="Times New Roman" w:hAnsi="Times New Roman" w:cs="Times New Roman"/>
          <w:sz w:val="24"/>
          <w:szCs w:val="24"/>
        </w:rPr>
        <w:t>Western results</w:t>
      </w:r>
    </w:p>
    <w:p w14:paraId="0013244B" w14:textId="77777777" w:rsidR="00C2708F" w:rsidRDefault="00880AD1"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Figure 5</w:t>
      </w:r>
      <w:r w:rsidR="00C2708F">
        <w:rPr>
          <w:rFonts w:ascii="Times New Roman" w:hAnsi="Times New Roman" w:cs="Times New Roman"/>
          <w:sz w:val="24"/>
          <w:szCs w:val="24"/>
        </w:rPr>
        <w:t>: ODE model analysis</w:t>
      </w:r>
    </w:p>
    <w:p w14:paraId="7963F821" w14:textId="77777777" w:rsidR="00C2708F" w:rsidRPr="00C2708F" w:rsidRDefault="00880AD1"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Figure 6</w:t>
      </w:r>
      <w:r w:rsidR="00C2708F">
        <w:rPr>
          <w:rFonts w:ascii="Times New Roman" w:hAnsi="Times New Roman" w:cs="Times New Roman"/>
          <w:sz w:val="24"/>
          <w:szCs w:val="24"/>
        </w:rPr>
        <w:t>: Stochastic model analysis/comparison</w:t>
      </w:r>
    </w:p>
    <w:p w14:paraId="0B33149C" w14:textId="77777777" w:rsidR="00C36ACB" w:rsidRPr="00C36ACB" w:rsidRDefault="00C36ACB" w:rsidP="005F5A8E">
      <w:pPr>
        <w:spacing w:after="0" w:line="480" w:lineRule="auto"/>
        <w:jc w:val="both"/>
        <w:rPr>
          <w:rFonts w:ascii="Times New Roman" w:hAnsi="Times New Roman" w:cs="Times New Roman"/>
          <w:b/>
          <w:sz w:val="24"/>
          <w:szCs w:val="24"/>
        </w:rPr>
      </w:pPr>
    </w:p>
    <w:p w14:paraId="41AA6749" w14:textId="77777777" w:rsidR="00C36ACB" w:rsidRDefault="00C36ACB" w:rsidP="005F5A8E">
      <w:pPr>
        <w:spacing w:after="0" w:line="480" w:lineRule="auto"/>
        <w:jc w:val="both"/>
        <w:rPr>
          <w:rFonts w:ascii="Times New Roman" w:hAnsi="Times New Roman" w:cs="Times New Roman"/>
          <w:b/>
          <w:sz w:val="24"/>
          <w:szCs w:val="24"/>
        </w:rPr>
      </w:pPr>
      <w:r w:rsidRPr="00C36ACB">
        <w:rPr>
          <w:rFonts w:ascii="Times New Roman" w:hAnsi="Times New Roman" w:cs="Times New Roman"/>
          <w:b/>
          <w:sz w:val="24"/>
          <w:szCs w:val="24"/>
        </w:rPr>
        <w:t>Discussion</w:t>
      </w:r>
    </w:p>
    <w:p w14:paraId="4149215A" w14:textId="77777777" w:rsidR="00DC12F8" w:rsidRDefault="00DC12F8" w:rsidP="005F5A8E">
      <w:pPr>
        <w:spacing w:after="0" w:line="480" w:lineRule="auto"/>
        <w:jc w:val="both"/>
        <w:rPr>
          <w:rFonts w:ascii="Times New Roman" w:hAnsi="Times New Roman" w:cs="Times New Roman"/>
          <w:b/>
          <w:sz w:val="24"/>
          <w:szCs w:val="24"/>
        </w:rPr>
      </w:pPr>
    </w:p>
    <w:p w14:paraId="2D915EA0" w14:textId="546CB6E8" w:rsidR="00880693" w:rsidRPr="00880693" w:rsidRDefault="00880693"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use of computer modeling is clearly necessary for understanding the dynamics and intricacies of </w:t>
      </w:r>
      <w:del w:id="37" w:author="Microsoft Office User" w:date="2020-05-04T10:53:00Z">
        <w:r w:rsidDel="008B016A">
          <w:rPr>
            <w:rFonts w:ascii="Times New Roman" w:hAnsi="Times New Roman" w:cs="Times New Roman"/>
            <w:sz w:val="24"/>
            <w:szCs w:val="24"/>
          </w:rPr>
          <w:delText xml:space="preserve">the </w:delText>
        </w:r>
      </w:del>
      <w:r>
        <w:rPr>
          <w:rFonts w:ascii="Times New Roman" w:hAnsi="Times New Roman" w:cs="Times New Roman"/>
          <w:sz w:val="24"/>
          <w:szCs w:val="24"/>
        </w:rPr>
        <w:t xml:space="preserve">cellular signaling pathways. </w:t>
      </w:r>
      <w:ins w:id="38" w:author="Microsoft Office User" w:date="2020-05-04T10:56:00Z">
        <w:r w:rsidR="008B016A">
          <w:rPr>
            <w:rFonts w:ascii="Times New Roman" w:hAnsi="Times New Roman" w:cs="Times New Roman"/>
            <w:sz w:val="24"/>
            <w:szCs w:val="24"/>
          </w:rPr>
          <w:t xml:space="preserve">Many groups have modeled </w:t>
        </w:r>
      </w:ins>
      <w:ins w:id="39" w:author="Microsoft Office User" w:date="2020-05-04T10:57:00Z">
        <w:r w:rsidR="008B016A">
          <w:rPr>
            <w:rFonts w:ascii="Times New Roman" w:hAnsi="Times New Roman" w:cs="Times New Roman"/>
            <w:sz w:val="24"/>
            <w:szCs w:val="24"/>
          </w:rPr>
          <w:t xml:space="preserve">cell signaling </w:t>
        </w:r>
        <w:r w:rsidR="00B505D6">
          <w:rPr>
            <w:rFonts w:ascii="Times New Roman" w:hAnsi="Times New Roman" w:cs="Times New Roman"/>
            <w:sz w:val="24"/>
            <w:szCs w:val="24"/>
          </w:rPr>
          <w:t xml:space="preserve">with varying emphases and levels of detail, begging the question: </w:t>
        </w:r>
      </w:ins>
      <w:moveToRangeStart w:id="40" w:author="Microsoft Office User" w:date="2020-05-04T10:55:00Z" w:name="move39482165"/>
      <w:moveTo w:id="41" w:author="Microsoft Office User" w:date="2020-05-04T10:55:00Z">
        <w:r w:rsidR="008B016A">
          <w:rPr>
            <w:rFonts w:ascii="Times New Roman" w:hAnsi="Times New Roman" w:cs="Times New Roman"/>
            <w:sz w:val="24"/>
            <w:szCs w:val="24"/>
          </w:rPr>
          <w:t xml:space="preserve">What is the appropriate amount of detail to include in a model? </w:t>
        </w:r>
      </w:moveTo>
      <w:moveToRangeEnd w:id="40"/>
      <w:ins w:id="42" w:author="Microsoft Office User" w:date="2020-05-04T10:57:00Z">
        <w:r w:rsidR="00B505D6">
          <w:rPr>
            <w:rFonts w:ascii="Times New Roman" w:hAnsi="Times New Roman" w:cs="Times New Roman"/>
            <w:sz w:val="24"/>
            <w:szCs w:val="24"/>
          </w:rPr>
          <w:t>A successful</w:t>
        </w:r>
      </w:ins>
      <w:del w:id="43" w:author="Microsoft Office User" w:date="2020-05-04T10:57:00Z">
        <w:r w:rsidDel="00B505D6">
          <w:rPr>
            <w:rFonts w:ascii="Times New Roman" w:hAnsi="Times New Roman" w:cs="Times New Roman"/>
            <w:sz w:val="24"/>
            <w:szCs w:val="24"/>
          </w:rPr>
          <w:delText>Such an</w:delText>
        </w:r>
      </w:del>
      <w:r>
        <w:rPr>
          <w:rFonts w:ascii="Times New Roman" w:hAnsi="Times New Roman" w:cs="Times New Roman"/>
          <w:sz w:val="24"/>
          <w:szCs w:val="24"/>
        </w:rPr>
        <w:t xml:space="preserve"> approach </w:t>
      </w:r>
      <w:del w:id="44" w:author="Microsoft Office User" w:date="2020-05-04T10:58:00Z">
        <w:r w:rsidDel="00B505D6">
          <w:rPr>
            <w:rFonts w:ascii="Times New Roman" w:hAnsi="Times New Roman" w:cs="Times New Roman"/>
            <w:sz w:val="24"/>
            <w:szCs w:val="24"/>
          </w:rPr>
          <w:delText>also affords</w:delText>
        </w:r>
      </w:del>
      <w:ins w:id="45" w:author="Microsoft Office User" w:date="2020-05-04T10:58:00Z">
        <w:r w:rsidR="00B505D6">
          <w:rPr>
            <w:rFonts w:ascii="Times New Roman" w:hAnsi="Times New Roman" w:cs="Times New Roman"/>
            <w:sz w:val="24"/>
            <w:szCs w:val="24"/>
          </w:rPr>
          <w:t>has</w:t>
        </w:r>
      </w:ins>
      <w:r>
        <w:rPr>
          <w:rFonts w:ascii="Times New Roman" w:hAnsi="Times New Roman" w:cs="Times New Roman"/>
          <w:sz w:val="24"/>
          <w:szCs w:val="24"/>
        </w:rPr>
        <w:t xml:space="preserve"> the ability to capture and interpret complex phenomena arising from network interactions</w:t>
      </w:r>
      <w:ins w:id="46" w:author="Microsoft Office User" w:date="2020-05-04T10:58:00Z">
        <w:r w:rsidR="00B505D6">
          <w:rPr>
            <w:rFonts w:ascii="Times New Roman" w:hAnsi="Times New Roman" w:cs="Times New Roman"/>
            <w:sz w:val="24"/>
            <w:szCs w:val="24"/>
          </w:rPr>
          <w:t xml:space="preserve"> w</w:t>
        </w:r>
      </w:ins>
      <w:ins w:id="47" w:author="Microsoft Office User" w:date="2020-05-04T10:59:00Z">
        <w:r w:rsidR="00B505D6">
          <w:rPr>
            <w:rFonts w:ascii="Times New Roman" w:hAnsi="Times New Roman" w:cs="Times New Roman"/>
            <w:sz w:val="24"/>
            <w:szCs w:val="24"/>
          </w:rPr>
          <w:t xml:space="preserve">hile </w:t>
        </w:r>
      </w:ins>
      <w:ins w:id="48" w:author="Microsoft Office User" w:date="2020-05-04T11:01:00Z">
        <w:r w:rsidR="0059517B">
          <w:rPr>
            <w:rFonts w:ascii="Times New Roman" w:hAnsi="Times New Roman" w:cs="Times New Roman"/>
            <w:sz w:val="24"/>
            <w:szCs w:val="24"/>
          </w:rPr>
          <w:t>being as simple as possible</w:t>
        </w:r>
      </w:ins>
      <w:r>
        <w:rPr>
          <w:rFonts w:ascii="Times New Roman" w:hAnsi="Times New Roman" w:cs="Times New Roman"/>
          <w:sz w:val="24"/>
          <w:szCs w:val="24"/>
        </w:rPr>
        <w:t>. In this study</w:t>
      </w:r>
      <w:ins w:id="49" w:author="Microsoft Office User" w:date="2020-05-04T10:54:00Z">
        <w:r w:rsidR="008B016A">
          <w:rPr>
            <w:rFonts w:ascii="Times New Roman" w:hAnsi="Times New Roman" w:cs="Times New Roman"/>
            <w:sz w:val="24"/>
            <w:szCs w:val="24"/>
          </w:rPr>
          <w:t>,</w:t>
        </w:r>
      </w:ins>
      <w:r>
        <w:rPr>
          <w:rFonts w:ascii="Times New Roman" w:hAnsi="Times New Roman" w:cs="Times New Roman"/>
          <w:sz w:val="24"/>
          <w:szCs w:val="24"/>
        </w:rPr>
        <w:t xml:space="preserve"> we </w:t>
      </w:r>
      <w:del w:id="50" w:author="Microsoft Office User" w:date="2020-05-04T10:54:00Z">
        <w:r w:rsidDel="008B016A">
          <w:rPr>
            <w:rFonts w:ascii="Times New Roman" w:hAnsi="Times New Roman" w:cs="Times New Roman"/>
            <w:sz w:val="24"/>
            <w:szCs w:val="24"/>
          </w:rPr>
          <w:delText xml:space="preserve">offer </w:delText>
        </w:r>
      </w:del>
      <w:ins w:id="51" w:author="Microsoft Office User" w:date="2020-05-04T10:54:00Z">
        <w:r w:rsidR="008B016A">
          <w:rPr>
            <w:rFonts w:ascii="Times New Roman" w:hAnsi="Times New Roman" w:cs="Times New Roman"/>
            <w:sz w:val="24"/>
            <w:szCs w:val="24"/>
          </w:rPr>
          <w:t xml:space="preserve">utilize </w:t>
        </w:r>
      </w:ins>
      <w:del w:id="52" w:author="Microsoft Office User" w:date="2020-05-04T10:54:00Z">
        <w:r w:rsidDel="008B016A">
          <w:rPr>
            <w:rFonts w:ascii="Times New Roman" w:hAnsi="Times New Roman" w:cs="Times New Roman"/>
            <w:sz w:val="24"/>
            <w:szCs w:val="24"/>
          </w:rPr>
          <w:delText xml:space="preserve">some of the benefits of using </w:delText>
        </w:r>
      </w:del>
      <w:r>
        <w:rPr>
          <w:rFonts w:ascii="Times New Roman" w:hAnsi="Times New Roman" w:cs="Times New Roman"/>
          <w:sz w:val="24"/>
          <w:szCs w:val="24"/>
        </w:rPr>
        <w:t>a molecular-based approach to understand cell fate decision</w:t>
      </w:r>
      <w:ins w:id="53" w:author="Microsoft Office User" w:date="2020-05-04T11:00:00Z">
        <w:r w:rsidR="00075065">
          <w:rPr>
            <w:rFonts w:ascii="Times New Roman" w:hAnsi="Times New Roman" w:cs="Times New Roman"/>
            <w:sz w:val="24"/>
            <w:szCs w:val="24"/>
          </w:rPr>
          <w:t>s</w:t>
        </w:r>
      </w:ins>
      <w:r>
        <w:rPr>
          <w:rFonts w:ascii="Times New Roman" w:hAnsi="Times New Roman" w:cs="Times New Roman"/>
          <w:sz w:val="24"/>
          <w:szCs w:val="24"/>
        </w:rPr>
        <w:t xml:space="preserve">. </w:t>
      </w:r>
      <w:moveFromRangeStart w:id="54" w:author="Microsoft Office User" w:date="2020-05-04T10:55:00Z" w:name="move39482165"/>
      <w:moveFrom w:id="55" w:author="Microsoft Office User" w:date="2020-05-04T10:55:00Z">
        <w:r w:rsidDel="008B016A">
          <w:rPr>
            <w:rFonts w:ascii="Times New Roman" w:hAnsi="Times New Roman" w:cs="Times New Roman"/>
            <w:sz w:val="24"/>
            <w:szCs w:val="24"/>
          </w:rPr>
          <w:t xml:space="preserve">What is the appropriate amount of detail to include in a model? </w:t>
        </w:r>
      </w:moveFrom>
      <w:moveFromRangeEnd w:id="54"/>
    </w:p>
    <w:p w14:paraId="3CE7ED4D" w14:textId="77777777" w:rsidR="00880693" w:rsidRDefault="00880693" w:rsidP="005F5A8E">
      <w:pPr>
        <w:spacing w:after="0" w:line="480" w:lineRule="auto"/>
        <w:jc w:val="both"/>
        <w:rPr>
          <w:rFonts w:ascii="Times New Roman" w:hAnsi="Times New Roman" w:cs="Times New Roman"/>
          <w:b/>
          <w:sz w:val="24"/>
          <w:szCs w:val="24"/>
        </w:rPr>
      </w:pPr>
    </w:p>
    <w:p w14:paraId="28878043" w14:textId="77777777" w:rsidR="00DC12F8" w:rsidRDefault="00DC12F8"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How does extended feedback affect signaling? Including RNA expression (introduction of noise) and post translational modification</w:t>
      </w:r>
    </w:p>
    <w:p w14:paraId="71504348" w14:textId="77777777" w:rsidR="00CB376A" w:rsidRDefault="00CB376A" w:rsidP="005F5A8E">
      <w:pPr>
        <w:spacing w:after="0" w:line="480" w:lineRule="auto"/>
        <w:jc w:val="both"/>
        <w:rPr>
          <w:rFonts w:ascii="Times New Roman" w:hAnsi="Times New Roman" w:cs="Times New Roman"/>
          <w:sz w:val="24"/>
          <w:szCs w:val="24"/>
        </w:rPr>
      </w:pPr>
    </w:p>
    <w:p w14:paraId="2F322328" w14:textId="77777777" w:rsidR="00CB376A" w:rsidRDefault="00CB376A"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Failure to incorporate stochastic gene expression into cell cycle </w:t>
      </w:r>
      <w:proofErr w:type="spellStart"/>
      <w:r>
        <w:rPr>
          <w:rFonts w:ascii="Times New Roman" w:hAnsi="Times New Roman" w:cs="Times New Roman"/>
          <w:sz w:val="24"/>
          <w:szCs w:val="24"/>
        </w:rPr>
        <w:t>submodel</w:t>
      </w:r>
      <w:proofErr w:type="spellEnd"/>
      <w:r>
        <w:rPr>
          <w:rFonts w:ascii="Times New Roman" w:hAnsi="Times New Roman" w:cs="Times New Roman"/>
          <w:sz w:val="24"/>
          <w:szCs w:val="24"/>
        </w:rPr>
        <w:t xml:space="preserve"> (Birtwistle). “</w:t>
      </w:r>
      <w:r w:rsidRPr="00CB376A">
        <w:rPr>
          <w:rFonts w:ascii="Times New Roman" w:hAnsi="Times New Roman" w:cs="Times New Roman"/>
          <w:sz w:val="24"/>
          <w:szCs w:val="24"/>
        </w:rPr>
        <w:t>Principally, cells would randomly commit to cell division in the absence of a mitogenic stimulus.</w:t>
      </w:r>
      <w:r>
        <w:rPr>
          <w:rFonts w:ascii="Times New Roman" w:hAnsi="Times New Roman" w:cs="Times New Roman"/>
          <w:sz w:val="24"/>
          <w:szCs w:val="24"/>
        </w:rPr>
        <w:t>”</w:t>
      </w:r>
    </w:p>
    <w:p w14:paraId="317B9511" w14:textId="77777777" w:rsidR="008F4553" w:rsidRDefault="008F4553" w:rsidP="005F5A8E">
      <w:pPr>
        <w:spacing w:after="0" w:line="480" w:lineRule="auto"/>
        <w:jc w:val="both"/>
        <w:rPr>
          <w:rFonts w:ascii="Times New Roman" w:hAnsi="Times New Roman" w:cs="Times New Roman"/>
          <w:sz w:val="24"/>
          <w:szCs w:val="24"/>
        </w:rPr>
      </w:pPr>
    </w:p>
    <w:p w14:paraId="6D12775A" w14:textId="77777777" w:rsidR="00EE164D" w:rsidRDefault="00EE164D"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development of molecular tools, additional F</w:t>
      </w:r>
      <w:r w:rsidR="006A2B38">
        <w:rPr>
          <w:rFonts w:ascii="Times New Roman" w:hAnsi="Times New Roman" w:cs="Times New Roman"/>
          <w:sz w:val="24"/>
          <w:szCs w:val="24"/>
        </w:rPr>
        <w:t xml:space="preserve">ucci </w:t>
      </w:r>
      <w:r>
        <w:rPr>
          <w:rFonts w:ascii="Times New Roman" w:hAnsi="Times New Roman" w:cs="Times New Roman"/>
          <w:sz w:val="24"/>
          <w:szCs w:val="24"/>
        </w:rPr>
        <w:t xml:space="preserve">markers to examine the timing of </w:t>
      </w:r>
      <w:r w:rsidR="008E09B6">
        <w:rPr>
          <w:rFonts w:ascii="Times New Roman" w:hAnsi="Times New Roman" w:cs="Times New Roman"/>
          <w:sz w:val="24"/>
          <w:szCs w:val="24"/>
        </w:rPr>
        <w:t>other components of the cell cycle</w:t>
      </w:r>
    </w:p>
    <w:p w14:paraId="7879B127" w14:textId="77777777" w:rsidR="00EE164D" w:rsidRDefault="00EE164D" w:rsidP="005F5A8E">
      <w:pPr>
        <w:spacing w:after="0" w:line="480" w:lineRule="auto"/>
        <w:jc w:val="both"/>
        <w:rPr>
          <w:rFonts w:ascii="Times New Roman" w:hAnsi="Times New Roman" w:cs="Times New Roman"/>
          <w:sz w:val="24"/>
          <w:szCs w:val="24"/>
        </w:rPr>
      </w:pPr>
    </w:p>
    <w:p w14:paraId="6F8E0FF0" w14:textId="77777777" w:rsidR="008F4553" w:rsidRPr="00DC12F8" w:rsidRDefault="008F4553"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How do oscillations in AKT and ERK activity levels affect fate decision? How does longer time interval feedback affect decision (e.g. expression and degradation)</w:t>
      </w:r>
    </w:p>
    <w:p w14:paraId="3806643F" w14:textId="77777777" w:rsidR="00C36ACB" w:rsidRDefault="00C36ACB" w:rsidP="005F5A8E">
      <w:pPr>
        <w:spacing w:after="0" w:line="480" w:lineRule="auto"/>
        <w:ind w:left="720" w:hanging="720"/>
        <w:jc w:val="both"/>
        <w:rPr>
          <w:rFonts w:ascii="Times New Roman" w:hAnsi="Times New Roman" w:cs="Times New Roman"/>
          <w:b/>
          <w:sz w:val="24"/>
          <w:szCs w:val="24"/>
        </w:rPr>
      </w:pPr>
    </w:p>
    <w:p w14:paraId="68409AAD" w14:textId="77777777" w:rsidR="001C6992" w:rsidRDefault="001C6992"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results do not preclude the possibility of separate signaling channels other than AKT and ERK. In fact, </w:t>
      </w:r>
    </w:p>
    <w:p w14:paraId="117ADE3B" w14:textId="77777777" w:rsidR="00DD3142" w:rsidRDefault="00DD3142" w:rsidP="005F5A8E">
      <w:pPr>
        <w:spacing w:after="0" w:line="480" w:lineRule="auto"/>
        <w:jc w:val="both"/>
        <w:rPr>
          <w:rFonts w:ascii="Times New Roman" w:hAnsi="Times New Roman" w:cs="Times New Roman"/>
          <w:sz w:val="24"/>
          <w:szCs w:val="24"/>
        </w:rPr>
      </w:pPr>
    </w:p>
    <w:p w14:paraId="31AC28D1" w14:textId="77777777" w:rsidR="00DD3142" w:rsidRDefault="00DD3142"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Cell lineages</w:t>
      </w:r>
    </w:p>
    <w:p w14:paraId="34A6BA49" w14:textId="77777777" w:rsidR="005401ED" w:rsidRDefault="005401ED" w:rsidP="005F5A8E">
      <w:pPr>
        <w:spacing w:after="0" w:line="480" w:lineRule="auto"/>
        <w:jc w:val="both"/>
        <w:rPr>
          <w:rFonts w:ascii="Times New Roman" w:hAnsi="Times New Roman" w:cs="Times New Roman"/>
          <w:sz w:val="24"/>
          <w:szCs w:val="24"/>
        </w:rPr>
      </w:pPr>
    </w:p>
    <w:p w14:paraId="7B454C9F" w14:textId="77777777" w:rsidR="005401ED" w:rsidRDefault="005401ED"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perturbations we have challenged the cells with</w:t>
      </w:r>
    </w:p>
    <w:p w14:paraId="2C996241" w14:textId="77777777" w:rsidR="001C6992" w:rsidRDefault="001C6992" w:rsidP="005F5A8E">
      <w:pPr>
        <w:spacing w:after="0" w:line="480" w:lineRule="auto"/>
        <w:jc w:val="both"/>
        <w:rPr>
          <w:rFonts w:ascii="Times New Roman" w:hAnsi="Times New Roman" w:cs="Times New Roman"/>
          <w:b/>
          <w:sz w:val="24"/>
          <w:szCs w:val="24"/>
        </w:rPr>
      </w:pPr>
    </w:p>
    <w:p w14:paraId="135B2012" w14:textId="77777777" w:rsidR="00C13CCA" w:rsidRDefault="00C13CCA"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switches behaving independently would lead</w:t>
      </w:r>
      <w:r w:rsidR="000443A1">
        <w:rPr>
          <w:rFonts w:ascii="Times New Roman" w:hAnsi="Times New Roman" w:cs="Times New Roman"/>
          <w:sz w:val="24"/>
          <w:szCs w:val="24"/>
        </w:rPr>
        <w:t xml:space="preserve"> to log-normal distribution. </w:t>
      </w:r>
      <w:r w:rsidR="00703F95">
        <w:rPr>
          <w:rFonts w:ascii="Times New Roman" w:hAnsi="Times New Roman" w:cs="Times New Roman"/>
          <w:sz w:val="24"/>
          <w:szCs w:val="24"/>
        </w:rPr>
        <w:t>“</w:t>
      </w:r>
      <w:r w:rsidR="000443A1">
        <w:rPr>
          <w:rFonts w:ascii="Times New Roman" w:hAnsi="Times New Roman" w:cs="Times New Roman"/>
          <w:sz w:val="24"/>
          <w:szCs w:val="24"/>
        </w:rPr>
        <w:t>A log-normal process is the statistical realization of the multiplicative product of many independent random variables.</w:t>
      </w:r>
      <w:r w:rsidR="00703F95">
        <w:rPr>
          <w:rFonts w:ascii="Times New Roman" w:hAnsi="Times New Roman" w:cs="Times New Roman"/>
          <w:sz w:val="24"/>
          <w:szCs w:val="24"/>
        </w:rPr>
        <w:t>” The processes of the cell cycle are coupled</w:t>
      </w:r>
    </w:p>
    <w:p w14:paraId="29EA1ED1" w14:textId="77777777" w:rsidR="00975A62" w:rsidRDefault="00975A62" w:rsidP="005F5A8E">
      <w:pPr>
        <w:spacing w:after="0" w:line="480" w:lineRule="auto"/>
        <w:jc w:val="both"/>
        <w:rPr>
          <w:rFonts w:ascii="Times New Roman" w:hAnsi="Times New Roman" w:cs="Times New Roman"/>
          <w:sz w:val="24"/>
          <w:szCs w:val="24"/>
        </w:rPr>
      </w:pPr>
    </w:p>
    <w:p w14:paraId="15AD0E52" w14:textId="77777777" w:rsidR="00975A62" w:rsidRPr="00C13CCA" w:rsidRDefault="00975A62"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 simple model of the cell cycle, including important feedback loops, is sufficient to capture complex cellular phenomena. </w:t>
      </w:r>
    </w:p>
    <w:p w14:paraId="2B0B23D3" w14:textId="77777777" w:rsidR="00C13CCA" w:rsidRDefault="00C13CCA" w:rsidP="005F5A8E">
      <w:pPr>
        <w:spacing w:after="0" w:line="480" w:lineRule="auto"/>
        <w:jc w:val="both"/>
        <w:rPr>
          <w:rFonts w:ascii="Times New Roman" w:hAnsi="Times New Roman" w:cs="Times New Roman"/>
          <w:b/>
          <w:sz w:val="24"/>
          <w:szCs w:val="24"/>
        </w:rPr>
      </w:pPr>
    </w:p>
    <w:p w14:paraId="656A2CCB" w14:textId="77777777" w:rsidR="00C13CCA" w:rsidRPr="00C36ACB" w:rsidRDefault="00C13CCA" w:rsidP="005F5A8E">
      <w:pPr>
        <w:spacing w:after="0" w:line="480" w:lineRule="auto"/>
        <w:jc w:val="both"/>
        <w:rPr>
          <w:rFonts w:ascii="Times New Roman" w:hAnsi="Times New Roman" w:cs="Times New Roman"/>
          <w:b/>
          <w:sz w:val="24"/>
          <w:szCs w:val="24"/>
        </w:rPr>
      </w:pPr>
    </w:p>
    <w:p w14:paraId="35454B1A" w14:textId="77777777" w:rsidR="00C36ACB" w:rsidRPr="00C36ACB" w:rsidRDefault="00C36ACB" w:rsidP="005F5A8E">
      <w:pPr>
        <w:spacing w:after="0" w:line="480" w:lineRule="auto"/>
        <w:jc w:val="both"/>
        <w:rPr>
          <w:rFonts w:ascii="Times New Roman" w:hAnsi="Times New Roman" w:cs="Times New Roman"/>
          <w:b/>
          <w:sz w:val="24"/>
          <w:szCs w:val="24"/>
        </w:rPr>
      </w:pPr>
      <w:r w:rsidRPr="00C36ACB">
        <w:rPr>
          <w:rFonts w:ascii="Times New Roman" w:hAnsi="Times New Roman" w:cs="Times New Roman"/>
          <w:b/>
          <w:sz w:val="24"/>
          <w:szCs w:val="24"/>
        </w:rPr>
        <w:t>Methods</w:t>
      </w:r>
    </w:p>
    <w:p w14:paraId="3E5EF8BD" w14:textId="77777777" w:rsidR="00C36ACB" w:rsidRPr="00C36ACB" w:rsidRDefault="00C36ACB" w:rsidP="005F5A8E">
      <w:pPr>
        <w:spacing w:after="0" w:line="480" w:lineRule="auto"/>
        <w:jc w:val="both"/>
        <w:rPr>
          <w:rFonts w:ascii="Times New Roman" w:hAnsi="Times New Roman" w:cs="Times New Roman"/>
          <w:b/>
          <w:sz w:val="24"/>
          <w:szCs w:val="24"/>
        </w:rPr>
      </w:pPr>
    </w:p>
    <w:p w14:paraId="5C7951C3" w14:textId="77777777" w:rsidR="003971F8" w:rsidRPr="00C36ACB" w:rsidRDefault="00C36ACB" w:rsidP="005F5A8E">
      <w:pPr>
        <w:spacing w:after="0" w:line="480" w:lineRule="auto"/>
        <w:jc w:val="both"/>
        <w:rPr>
          <w:rFonts w:ascii="Times New Roman" w:hAnsi="Times New Roman" w:cs="Times New Roman"/>
          <w:sz w:val="24"/>
          <w:szCs w:val="24"/>
        </w:rPr>
      </w:pPr>
      <w:r w:rsidRPr="00C36ACB">
        <w:rPr>
          <w:rFonts w:ascii="Times New Roman" w:hAnsi="Times New Roman" w:cs="Times New Roman"/>
          <w:sz w:val="24"/>
          <w:szCs w:val="24"/>
        </w:rPr>
        <w:t>Cell Culture:</w:t>
      </w:r>
    </w:p>
    <w:p w14:paraId="35427D48" w14:textId="043A4F78" w:rsidR="003A55A1" w:rsidRPr="003A55A1" w:rsidRDefault="003A55A1" w:rsidP="005F5A8E">
      <w:pPr>
        <w:spacing w:after="0" w:line="480" w:lineRule="auto"/>
        <w:jc w:val="both"/>
        <w:rPr>
          <w:rFonts w:ascii="Times New Roman" w:hAnsi="Times New Roman" w:cs="Times New Roman"/>
          <w:sz w:val="24"/>
          <w:szCs w:val="24"/>
        </w:rPr>
      </w:pPr>
      <w:r w:rsidRPr="003A55A1">
        <w:rPr>
          <w:rFonts w:ascii="Times New Roman" w:hAnsi="Times New Roman" w:cs="Times New Roman"/>
          <w:sz w:val="24"/>
          <w:szCs w:val="24"/>
        </w:rPr>
        <w:t xml:space="preserve">PC9 discrete sublines were obtained from </w:t>
      </w:r>
      <w:r w:rsidR="00CC0C64">
        <w:rPr>
          <w:rFonts w:ascii="Times New Roman" w:hAnsi="Times New Roman" w:cs="Times New Roman"/>
          <w:sz w:val="24"/>
          <w:szCs w:val="24"/>
        </w:rPr>
        <w:t xml:space="preserve">the </w:t>
      </w:r>
      <w:r w:rsidR="004F30AC">
        <w:rPr>
          <w:rFonts w:ascii="Times New Roman" w:hAnsi="Times New Roman" w:cs="Times New Roman"/>
          <w:sz w:val="24"/>
          <w:szCs w:val="24"/>
        </w:rPr>
        <w:t>lab</w:t>
      </w:r>
      <w:ins w:id="56" w:author="Microsoft Office User" w:date="2020-05-04T05:01:00Z">
        <w:r w:rsidR="00140E3F">
          <w:rPr>
            <w:rFonts w:ascii="Times New Roman" w:hAnsi="Times New Roman" w:cs="Times New Roman"/>
            <w:sz w:val="24"/>
            <w:szCs w:val="24"/>
          </w:rPr>
          <w:t>oratory</w:t>
        </w:r>
      </w:ins>
      <w:r w:rsidR="004F30AC">
        <w:rPr>
          <w:rFonts w:ascii="Times New Roman" w:hAnsi="Times New Roman" w:cs="Times New Roman"/>
          <w:sz w:val="24"/>
          <w:szCs w:val="24"/>
        </w:rPr>
        <w:t xml:space="preserve"> of Vito </w:t>
      </w:r>
      <w:proofErr w:type="spellStart"/>
      <w:r w:rsidR="004F30AC">
        <w:rPr>
          <w:rFonts w:ascii="Times New Roman" w:hAnsi="Times New Roman" w:cs="Times New Roman"/>
          <w:sz w:val="24"/>
          <w:szCs w:val="24"/>
        </w:rPr>
        <w:t>Quaranta</w:t>
      </w:r>
      <w:proofErr w:type="spellEnd"/>
      <w:r w:rsidRPr="003A55A1">
        <w:rPr>
          <w:rFonts w:ascii="Times New Roman" w:hAnsi="Times New Roman" w:cs="Times New Roman"/>
          <w:sz w:val="24"/>
          <w:szCs w:val="24"/>
        </w:rPr>
        <w:t xml:space="preserve"> (Vanderbilt University). They were derived as single cell clones from parental PC9 cell line, expanded in drug-free media, and fluorescently labeled with </w:t>
      </w:r>
      <w:r>
        <w:rPr>
          <w:rFonts w:ascii="Times New Roman" w:hAnsi="Times New Roman" w:cs="Times New Roman"/>
          <w:sz w:val="24"/>
          <w:szCs w:val="24"/>
        </w:rPr>
        <w:t>Geminin</w:t>
      </w:r>
      <w:r w:rsidR="006A2B38">
        <w:rPr>
          <w:rFonts w:ascii="Times New Roman" w:hAnsi="Times New Roman" w:cs="Times New Roman"/>
          <w:sz w:val="24"/>
          <w:szCs w:val="24"/>
        </w:rPr>
        <w:t>-</w:t>
      </w:r>
      <w:proofErr w:type="spellStart"/>
      <w:r w:rsidR="006A2B38">
        <w:rPr>
          <w:rFonts w:ascii="Times New Roman" w:hAnsi="Times New Roman" w:cs="Times New Roman"/>
          <w:sz w:val="24"/>
          <w:szCs w:val="24"/>
        </w:rPr>
        <w:t>mAG</w:t>
      </w:r>
      <w:proofErr w:type="spellEnd"/>
      <w:r>
        <w:rPr>
          <w:rFonts w:ascii="Times New Roman" w:hAnsi="Times New Roman" w:cs="Times New Roman"/>
          <w:sz w:val="24"/>
          <w:szCs w:val="24"/>
        </w:rPr>
        <w:t xml:space="preserve"> </w:t>
      </w:r>
      <w:r w:rsidR="006A2B38">
        <w:rPr>
          <w:rFonts w:ascii="Times New Roman" w:hAnsi="Times New Roman" w:cs="Times New Roman"/>
          <w:sz w:val="24"/>
          <w:szCs w:val="24"/>
        </w:rPr>
        <w:t xml:space="preserve">(Fucci system) </w:t>
      </w:r>
      <w:r>
        <w:rPr>
          <w:rFonts w:ascii="Times New Roman" w:hAnsi="Times New Roman" w:cs="Times New Roman"/>
          <w:sz w:val="24"/>
          <w:szCs w:val="24"/>
        </w:rPr>
        <w:t>and H2B-</w:t>
      </w:r>
      <w:r w:rsidR="006A2B38">
        <w:rPr>
          <w:rFonts w:ascii="Times New Roman" w:hAnsi="Times New Roman" w:cs="Times New Roman"/>
          <w:sz w:val="24"/>
          <w:szCs w:val="24"/>
        </w:rPr>
        <w:t>mRFP</w:t>
      </w:r>
      <w:r w:rsidRPr="003A55A1">
        <w:rPr>
          <w:rFonts w:ascii="Times New Roman" w:hAnsi="Times New Roman" w:cs="Times New Roman"/>
          <w:sz w:val="24"/>
          <w:szCs w:val="24"/>
        </w:rPr>
        <w:t>. Cells were cultured in CO</w:t>
      </w:r>
      <w:r w:rsidRPr="003A55A1">
        <w:rPr>
          <w:rFonts w:ascii="Times New Roman" w:hAnsi="Times New Roman" w:cs="Times New Roman"/>
          <w:sz w:val="24"/>
          <w:szCs w:val="24"/>
          <w:vertAlign w:val="subscript"/>
        </w:rPr>
        <w:t xml:space="preserve">2 </w:t>
      </w:r>
      <w:r w:rsidRPr="003A55A1">
        <w:rPr>
          <w:rFonts w:ascii="Times New Roman" w:hAnsi="Times New Roman" w:cs="Times New Roman"/>
          <w:sz w:val="24"/>
          <w:szCs w:val="24"/>
        </w:rPr>
        <w:t>(5%), temperature (at 37°C)</w:t>
      </w:r>
      <w:r>
        <w:rPr>
          <w:rFonts w:ascii="Times New Roman" w:hAnsi="Times New Roman" w:cs="Times New Roman"/>
          <w:sz w:val="24"/>
          <w:szCs w:val="24"/>
        </w:rPr>
        <w:t>,</w:t>
      </w:r>
      <w:r w:rsidRPr="003A55A1">
        <w:rPr>
          <w:rFonts w:ascii="Times New Roman" w:hAnsi="Times New Roman" w:cs="Times New Roman"/>
          <w:sz w:val="24"/>
          <w:szCs w:val="24"/>
        </w:rPr>
        <w:t xml:space="preserve"> and </w:t>
      </w:r>
      <w:proofErr w:type="gramStart"/>
      <w:r w:rsidRPr="003A55A1">
        <w:rPr>
          <w:rFonts w:ascii="Times New Roman" w:hAnsi="Times New Roman" w:cs="Times New Roman"/>
          <w:sz w:val="24"/>
          <w:szCs w:val="24"/>
        </w:rPr>
        <w:t>humidity controlled</w:t>
      </w:r>
      <w:proofErr w:type="gramEnd"/>
      <w:r w:rsidRPr="003A55A1">
        <w:rPr>
          <w:rFonts w:ascii="Times New Roman" w:hAnsi="Times New Roman" w:cs="Times New Roman"/>
          <w:sz w:val="24"/>
          <w:szCs w:val="24"/>
        </w:rPr>
        <w:t xml:space="preserve"> incubators. Before use, the cells were confirmed to be negative for mycoplasma using </w:t>
      </w:r>
      <w:proofErr w:type="spellStart"/>
      <w:r w:rsidRPr="003A55A1">
        <w:rPr>
          <w:rFonts w:ascii="Times New Roman" w:hAnsi="Times New Roman" w:cs="Times New Roman"/>
          <w:sz w:val="24"/>
          <w:szCs w:val="24"/>
        </w:rPr>
        <w:t>MycoAlert</w:t>
      </w:r>
      <w:proofErr w:type="spellEnd"/>
      <w:r w:rsidRPr="003A55A1">
        <w:rPr>
          <w:rFonts w:ascii="Times New Roman" w:hAnsi="Times New Roman" w:cs="Times New Roman"/>
          <w:sz w:val="24"/>
          <w:szCs w:val="24"/>
        </w:rPr>
        <w:t xml:space="preserve"> PLUS kit (Lonza). Cells were cultured in RPMI 1640 media supplemented with 10% FBS (Atlanta Biologicals) and Antibiotic/Antimycotic mix (Gibco). During imaging, the media was substituted for OPTI-MEM </w:t>
      </w:r>
      <w:r w:rsidRPr="003A55A1">
        <w:rPr>
          <w:rFonts w:ascii="Times New Roman" w:hAnsi="Times New Roman" w:cs="Times New Roman"/>
          <w:sz w:val="24"/>
          <w:szCs w:val="24"/>
        </w:rPr>
        <w:lastRenderedPageBreak/>
        <w:t xml:space="preserve">media (Gibco), supplemented with 2% FBS, and </w:t>
      </w:r>
      <w:commentRangeStart w:id="57"/>
      <w:r w:rsidRPr="003A55A1">
        <w:rPr>
          <w:rFonts w:ascii="Times New Roman" w:hAnsi="Times New Roman" w:cs="Times New Roman"/>
          <w:sz w:val="24"/>
          <w:szCs w:val="24"/>
        </w:rPr>
        <w:t xml:space="preserve">Antibiotic/Antimycotic </w:t>
      </w:r>
      <w:commentRangeEnd w:id="57"/>
      <w:r w:rsidR="00140E3F">
        <w:rPr>
          <w:rStyle w:val="CommentReference"/>
        </w:rPr>
        <w:commentReference w:id="57"/>
      </w:r>
      <w:r w:rsidRPr="003A55A1">
        <w:rPr>
          <w:rFonts w:ascii="Times New Roman" w:hAnsi="Times New Roman" w:cs="Times New Roman"/>
          <w:sz w:val="24"/>
          <w:szCs w:val="24"/>
        </w:rPr>
        <w:t>mix to reduce background auto-fluorescence. The growth rate was confirmed to be the same for these sublines in both types of media.</w:t>
      </w:r>
    </w:p>
    <w:p w14:paraId="52CD0C05" w14:textId="77777777" w:rsidR="003A55A1" w:rsidRPr="00C36ACB" w:rsidRDefault="003A55A1" w:rsidP="005F5A8E">
      <w:pPr>
        <w:spacing w:after="0" w:line="480" w:lineRule="auto"/>
        <w:jc w:val="both"/>
        <w:rPr>
          <w:rFonts w:ascii="Times New Roman" w:hAnsi="Times New Roman" w:cs="Times New Roman"/>
          <w:sz w:val="24"/>
          <w:szCs w:val="24"/>
        </w:rPr>
      </w:pPr>
    </w:p>
    <w:p w14:paraId="1F5305FE" w14:textId="195DE73C" w:rsidR="003A55A1" w:rsidRDefault="00524A6A"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Polyacrylamide </w:t>
      </w:r>
      <w:del w:id="58" w:author="Microsoft Office User" w:date="2020-05-04T05:00:00Z">
        <w:r w:rsidDel="00140E3F">
          <w:rPr>
            <w:rFonts w:ascii="Times New Roman" w:hAnsi="Times New Roman" w:cs="Times New Roman"/>
            <w:sz w:val="24"/>
            <w:szCs w:val="24"/>
          </w:rPr>
          <w:delText xml:space="preserve">substrate </w:delText>
        </w:r>
      </w:del>
      <w:ins w:id="59" w:author="Microsoft Office User" w:date="2020-05-04T05:00:00Z">
        <w:r w:rsidR="00140E3F">
          <w:rPr>
            <w:rFonts w:ascii="Times New Roman" w:hAnsi="Times New Roman" w:cs="Times New Roman"/>
            <w:sz w:val="24"/>
            <w:szCs w:val="24"/>
          </w:rPr>
          <w:t xml:space="preserve">Substrate </w:t>
        </w:r>
      </w:ins>
      <w:del w:id="60" w:author="Microsoft Office User" w:date="2020-05-04T05:00:00Z">
        <w:r w:rsidDel="00140E3F">
          <w:rPr>
            <w:rFonts w:ascii="Times New Roman" w:hAnsi="Times New Roman" w:cs="Times New Roman"/>
            <w:sz w:val="24"/>
            <w:szCs w:val="24"/>
          </w:rPr>
          <w:delText>gels</w:delText>
        </w:r>
      </w:del>
      <w:ins w:id="61" w:author="Microsoft Office User" w:date="2020-05-04T05:00:00Z">
        <w:r w:rsidR="00140E3F">
          <w:rPr>
            <w:rFonts w:ascii="Times New Roman" w:hAnsi="Times New Roman" w:cs="Times New Roman"/>
            <w:sz w:val="24"/>
            <w:szCs w:val="24"/>
          </w:rPr>
          <w:t>Gels</w:t>
        </w:r>
      </w:ins>
      <w:r>
        <w:rPr>
          <w:rFonts w:ascii="Times New Roman" w:hAnsi="Times New Roman" w:cs="Times New Roman"/>
          <w:sz w:val="24"/>
          <w:szCs w:val="24"/>
        </w:rPr>
        <w:t>:</w:t>
      </w:r>
    </w:p>
    <w:p w14:paraId="4F19A382" w14:textId="7E996E52" w:rsidR="004F30AC" w:rsidRPr="00274F9E" w:rsidRDefault="004F30AC"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2-D polyacrylamide gels are made according to the </w:t>
      </w:r>
      <w:r w:rsidR="00CC0C64">
        <w:rPr>
          <w:rFonts w:ascii="Times New Roman" w:hAnsi="Times New Roman" w:cs="Times New Roman"/>
          <w:sz w:val="24"/>
          <w:szCs w:val="24"/>
        </w:rPr>
        <w:t xml:space="preserve">protocol of the </w:t>
      </w:r>
      <w:proofErr w:type="spellStart"/>
      <w:r w:rsidR="00CC0C64">
        <w:rPr>
          <w:rFonts w:ascii="Times New Roman" w:hAnsi="Times New Roman" w:cs="Times New Roman"/>
          <w:sz w:val="24"/>
          <w:szCs w:val="24"/>
        </w:rPr>
        <w:t>Gardel</w:t>
      </w:r>
      <w:proofErr w:type="spellEnd"/>
      <w:r w:rsidR="00CC0C64">
        <w:rPr>
          <w:rFonts w:ascii="Times New Roman" w:hAnsi="Times New Roman" w:cs="Times New Roman"/>
          <w:sz w:val="24"/>
          <w:szCs w:val="24"/>
        </w:rPr>
        <w:t xml:space="preserve"> lab</w:t>
      </w:r>
      <w:ins w:id="62" w:author="Microsoft Office User" w:date="2020-05-04T05:02:00Z">
        <w:r w:rsidR="00140E3F">
          <w:rPr>
            <w:rFonts w:ascii="Times New Roman" w:hAnsi="Times New Roman" w:cs="Times New Roman"/>
            <w:sz w:val="24"/>
            <w:szCs w:val="24"/>
          </w:rPr>
          <w:t>oratory</w:t>
        </w:r>
      </w:ins>
      <w:r w:rsidR="00CC0C64">
        <w:rPr>
          <w:rFonts w:ascii="Times New Roman" w:hAnsi="Times New Roman" w:cs="Times New Roman"/>
          <w:sz w:val="24"/>
          <w:szCs w:val="24"/>
        </w:rPr>
        <w:fldChar w:fldCharType="begin" w:fldLock="1"/>
      </w:r>
      <w:r w:rsidR="00975A62">
        <w:rPr>
          <w:rFonts w:ascii="Times New Roman" w:hAnsi="Times New Roman" w:cs="Times New Roman"/>
          <w:sz w:val="24"/>
          <w:szCs w:val="24"/>
        </w:rPr>
        <w:instrText>ADDIN CSL_CITATION {"citationItems":[{"id":"ITEM-1","itemData":{"DOI":"10.3791/2173","abstract":"The regulation of cellular adhesion to the extracellular matrix (ECM) is essential for cell migration and ECM remodeling. Focal adhesions are macromolecular assemblies that couple the contractile F-actin cytoskeleton to the ECM. This connection allows for the transmission of intracellular mechanical forces across the cell membrane to the underlying substrate. Recent work has shown the mechanical properties of the ECM regulate focal adhesion and F-actin morphology as well as numerous physiological processes, including cell differentiation, division, proliferation and migration. Thus, the use of cell culture substrates has become an increasingly prevalent method to precisely control and modulate ECM mechanical properties. To quantify traction forces at focal adhesions in an adherent cell, compliant substrates are used in conjunction with high-resolution imaging and computational techniques in a method termed traction force microscopy (TFM). This technique relies on measurements of the local magnitude and direction of substrate deformations induced by cellular contraction. In combination with high-resolution fluorescence microscopy of fluorescently tagged proteins, it is possible to correlate cytoskeletal organization and remodeling with traction forces. Here we present a detailed experimental protocol for the preparation of two-dimensional, compliant matrices for the purpose of creating a cell culture substrate with a well-characterized, tunable mechanical stiffness, which is suitable for measuring cellular contraction. These protocols include the fabrication of polyacrylamide hydrogels, coating of ECM proteins on such gels, plating cells on gels, and high-resolution confocal microscopy using a perfusion chamber. Additionally, we provide a representative sample of data demonstrating location and magnitude of cellular forces using cited TFM protocols.","author":[{"dropping-particle":"","family":"Oakes","given":"Patrick W.","non-dropping-particle":"","parse-names":false,"suffix":""},{"dropping-particle":"","family":"Winter","given":"Stephen P.","non-dropping-particle":"","parse-names":false,"suffix":""},{"dropping-particle":"","family":"Stricker","given":"Jonathan","non-dropping-particle":"","parse-names":false,"suffix":""},{"dropping-particle":"","family":"Gardel","given":"Margaret L.","non-dropping-particle":"","parse-names":false,"suffix":""},{"dropping-particle":"","family":"Aratyn-Schaus","given":"Yvonne","non-dropping-particle":"","parse-names":false,"suffix":""}],"container-title":"Journal of Visualized Experiments","id":"ITEM-1","issued":{"date-parts":[["2010"]]},"title":"Preparation of Complaint Matrices for Quantifying Cellular Contraction","type":"article-journal"},"uris":["http://www.mendeley.com/documents/?uuid=64aef86d-6bb3-458d-97a9-4b20c753586b"]}],"mendeley":{"formattedCitation":"&lt;sup&gt;7&lt;/sup&gt;","plainTextFormattedCitation":"7","previouslyFormattedCitation":"&lt;sup&gt;6&lt;/sup&gt;"},"properties":{"noteIndex":0},"schema":"https://github.com/citation-style-language/schema/raw/master/csl-citation.json"}</w:instrText>
      </w:r>
      <w:r w:rsidR="00CC0C64">
        <w:rPr>
          <w:rFonts w:ascii="Times New Roman" w:hAnsi="Times New Roman" w:cs="Times New Roman"/>
          <w:sz w:val="24"/>
          <w:szCs w:val="24"/>
        </w:rPr>
        <w:fldChar w:fldCharType="separate"/>
      </w:r>
      <w:r w:rsidR="00975A62" w:rsidRPr="00975A62">
        <w:rPr>
          <w:rFonts w:ascii="Times New Roman" w:hAnsi="Times New Roman" w:cs="Times New Roman"/>
          <w:noProof/>
          <w:sz w:val="24"/>
          <w:szCs w:val="24"/>
          <w:vertAlign w:val="superscript"/>
        </w:rPr>
        <w:t>7</w:t>
      </w:r>
      <w:r w:rsidR="00CC0C64">
        <w:rPr>
          <w:rFonts w:ascii="Times New Roman" w:hAnsi="Times New Roman" w:cs="Times New Roman"/>
          <w:sz w:val="24"/>
          <w:szCs w:val="24"/>
        </w:rPr>
        <w:fldChar w:fldCharType="end"/>
      </w:r>
      <w:r w:rsidR="00CC0C64">
        <w:rPr>
          <w:rFonts w:ascii="Times New Roman" w:hAnsi="Times New Roman" w:cs="Times New Roman"/>
          <w:sz w:val="24"/>
          <w:szCs w:val="24"/>
        </w:rPr>
        <w:t xml:space="preserve">. Briefly, circular glass coverslips are activated with </w:t>
      </w:r>
      <w:r w:rsidR="00CC0C64" w:rsidRPr="00CC0C64">
        <w:rPr>
          <w:rFonts w:ascii="Times New Roman" w:hAnsi="Times New Roman" w:cs="Times New Roman"/>
          <w:sz w:val="24"/>
          <w:szCs w:val="24"/>
        </w:rPr>
        <w:t>3-aminopropyltrimethoxysilane</w:t>
      </w:r>
      <w:r w:rsidR="00CC0C64">
        <w:rPr>
          <w:rFonts w:ascii="Times New Roman" w:hAnsi="Times New Roman" w:cs="Times New Roman"/>
          <w:sz w:val="24"/>
          <w:szCs w:val="24"/>
        </w:rPr>
        <w:t xml:space="preserve"> (3-APTMS) and glutaraldehyde</w:t>
      </w:r>
      <w:r w:rsidR="00274F9E">
        <w:rPr>
          <w:rFonts w:ascii="Times New Roman" w:hAnsi="Times New Roman" w:cs="Times New Roman"/>
          <w:sz w:val="24"/>
          <w:szCs w:val="24"/>
        </w:rPr>
        <w:t xml:space="preserve">. </w:t>
      </w:r>
      <w:r w:rsidR="00D451B4">
        <w:rPr>
          <w:rFonts w:ascii="Times New Roman" w:hAnsi="Times New Roman" w:cs="Times New Roman"/>
          <w:sz w:val="24"/>
          <w:szCs w:val="24"/>
        </w:rPr>
        <w:t xml:space="preserve">The coverslips are immobilized on the bottom of a 6-well plate. </w:t>
      </w:r>
      <w:r w:rsidR="00274F9E">
        <w:rPr>
          <w:rFonts w:ascii="Times New Roman" w:hAnsi="Times New Roman" w:cs="Times New Roman"/>
          <w:sz w:val="24"/>
          <w:szCs w:val="24"/>
        </w:rPr>
        <w:t xml:space="preserve">Polyacrylamide solution of a chosen stiffness is allowed to polymerize between </w:t>
      </w:r>
      <w:ins w:id="63" w:author="Microsoft Office User" w:date="2020-05-04T05:01:00Z">
        <w:r w:rsidR="00140E3F">
          <w:rPr>
            <w:rFonts w:ascii="Times New Roman" w:hAnsi="Times New Roman" w:cs="Times New Roman"/>
            <w:sz w:val="24"/>
            <w:szCs w:val="24"/>
          </w:rPr>
          <w:t xml:space="preserve">a </w:t>
        </w:r>
      </w:ins>
      <w:r w:rsidR="00274F9E">
        <w:rPr>
          <w:rFonts w:ascii="Times New Roman" w:hAnsi="Times New Roman" w:cs="Times New Roman"/>
          <w:sz w:val="24"/>
          <w:szCs w:val="24"/>
        </w:rPr>
        <w:t xml:space="preserve">hydrophobic </w:t>
      </w:r>
      <w:r w:rsidR="00D451B4">
        <w:rPr>
          <w:rFonts w:ascii="Times New Roman" w:hAnsi="Times New Roman" w:cs="Times New Roman"/>
          <w:sz w:val="24"/>
          <w:szCs w:val="24"/>
        </w:rPr>
        <w:t>coverslip</w:t>
      </w:r>
      <w:r w:rsidR="00274F9E">
        <w:rPr>
          <w:rFonts w:ascii="Times New Roman" w:hAnsi="Times New Roman" w:cs="Times New Roman"/>
          <w:sz w:val="24"/>
          <w:szCs w:val="24"/>
        </w:rPr>
        <w:t xml:space="preserve"> and an activated coverslip. The </w:t>
      </w:r>
      <w:r w:rsidR="00D451B4">
        <w:rPr>
          <w:rFonts w:ascii="Times New Roman" w:hAnsi="Times New Roman" w:cs="Times New Roman"/>
          <w:sz w:val="24"/>
          <w:szCs w:val="24"/>
        </w:rPr>
        <w:t>hydrophobic coverslip is gently removed from the well</w:t>
      </w:r>
      <w:r w:rsidR="00274F9E">
        <w:rPr>
          <w:rFonts w:ascii="Times New Roman" w:hAnsi="Times New Roman" w:cs="Times New Roman"/>
          <w:sz w:val="24"/>
          <w:szCs w:val="24"/>
        </w:rPr>
        <w:t xml:space="preserve"> using a razor blade edge. </w:t>
      </w:r>
      <w:proofErr w:type="spellStart"/>
      <w:r w:rsidR="00274F9E">
        <w:rPr>
          <w:rFonts w:ascii="Times New Roman" w:hAnsi="Times New Roman" w:cs="Times New Roman"/>
          <w:sz w:val="24"/>
          <w:szCs w:val="24"/>
        </w:rPr>
        <w:t>Sulfo</w:t>
      </w:r>
      <w:proofErr w:type="spellEnd"/>
      <w:r w:rsidR="00274F9E">
        <w:rPr>
          <w:rFonts w:ascii="Times New Roman" w:hAnsi="Times New Roman" w:cs="Times New Roman"/>
          <w:sz w:val="24"/>
          <w:szCs w:val="24"/>
        </w:rPr>
        <w:t>-SANPAH is placed upon the gel and exposed to UV light, changing in color from red-orange to brown. UV-treated coverslips are quickly washed in ddH</w:t>
      </w:r>
      <w:r w:rsidR="00274F9E">
        <w:rPr>
          <w:rFonts w:ascii="Times New Roman" w:hAnsi="Times New Roman" w:cs="Times New Roman"/>
          <w:sz w:val="24"/>
          <w:szCs w:val="24"/>
          <w:vertAlign w:val="subscript"/>
        </w:rPr>
        <w:t>2</w:t>
      </w:r>
      <w:r w:rsidR="00274F9E">
        <w:rPr>
          <w:rFonts w:ascii="Times New Roman" w:hAnsi="Times New Roman" w:cs="Times New Roman"/>
          <w:sz w:val="24"/>
          <w:szCs w:val="24"/>
        </w:rPr>
        <w:t>O and coa</w:t>
      </w:r>
      <w:r w:rsidR="00D451B4">
        <w:rPr>
          <w:rFonts w:ascii="Times New Roman" w:hAnsi="Times New Roman" w:cs="Times New Roman"/>
          <w:sz w:val="24"/>
          <w:szCs w:val="24"/>
        </w:rPr>
        <w:t>ted with 0.1 mg/ml fibronectin. Fibronectin is allowed to bind for 1-2 hours at room temperature or overnight at 4°C</w:t>
      </w:r>
      <w:del w:id="64" w:author="Microsoft Office User" w:date="2020-05-04T05:01:00Z">
        <w:r w:rsidR="00D451B4" w:rsidDel="00140E3F">
          <w:rPr>
            <w:rFonts w:ascii="Times New Roman" w:hAnsi="Times New Roman" w:cs="Times New Roman"/>
            <w:sz w:val="24"/>
            <w:szCs w:val="24"/>
          </w:rPr>
          <w:delText xml:space="preserve"> overnight</w:delText>
        </w:r>
      </w:del>
      <w:r w:rsidR="00D451B4">
        <w:rPr>
          <w:rFonts w:ascii="Times New Roman" w:hAnsi="Times New Roman" w:cs="Times New Roman"/>
          <w:sz w:val="24"/>
          <w:szCs w:val="24"/>
        </w:rPr>
        <w:t>. Gels are then washed extensively with PBS</w:t>
      </w:r>
      <w:ins w:id="65" w:author="Microsoft Office User" w:date="2020-05-04T05:01:00Z">
        <w:r w:rsidR="00140E3F">
          <w:rPr>
            <w:rFonts w:ascii="Times New Roman" w:hAnsi="Times New Roman" w:cs="Times New Roman"/>
            <w:sz w:val="24"/>
            <w:szCs w:val="24"/>
          </w:rPr>
          <w:t xml:space="preserve"> </w:t>
        </w:r>
      </w:ins>
      <w:r w:rsidR="00D451B4">
        <w:rPr>
          <w:rFonts w:ascii="Times New Roman" w:hAnsi="Times New Roman" w:cs="Times New Roman"/>
          <w:sz w:val="24"/>
          <w:szCs w:val="24"/>
        </w:rPr>
        <w:t xml:space="preserve">(pH 7.4) under sterile conditions and sterilized under a germicidal lamp in </w:t>
      </w:r>
      <w:r w:rsidR="00A60023">
        <w:rPr>
          <w:rFonts w:ascii="Times New Roman" w:hAnsi="Times New Roman" w:cs="Times New Roman"/>
          <w:sz w:val="24"/>
          <w:szCs w:val="24"/>
        </w:rPr>
        <w:t xml:space="preserve">a </w:t>
      </w:r>
      <w:r w:rsidR="00D451B4">
        <w:rPr>
          <w:rFonts w:ascii="Times New Roman" w:hAnsi="Times New Roman" w:cs="Times New Roman"/>
          <w:sz w:val="24"/>
          <w:szCs w:val="24"/>
        </w:rPr>
        <w:t xml:space="preserve">tissue culture hood for 30 minutes. </w:t>
      </w:r>
    </w:p>
    <w:p w14:paraId="25A2A1F2" w14:textId="77777777" w:rsidR="003A55A1" w:rsidRDefault="003A55A1" w:rsidP="005F5A8E">
      <w:pPr>
        <w:spacing w:after="0" w:line="480" w:lineRule="auto"/>
        <w:jc w:val="both"/>
        <w:rPr>
          <w:rFonts w:ascii="Times New Roman" w:hAnsi="Times New Roman" w:cs="Times New Roman"/>
          <w:sz w:val="24"/>
          <w:szCs w:val="24"/>
        </w:rPr>
      </w:pPr>
    </w:p>
    <w:p w14:paraId="6B2B9415" w14:textId="77777777" w:rsidR="00C36ACB" w:rsidRPr="00C36ACB" w:rsidRDefault="00C36ACB" w:rsidP="005F5A8E">
      <w:pPr>
        <w:spacing w:after="0" w:line="480" w:lineRule="auto"/>
        <w:jc w:val="both"/>
        <w:rPr>
          <w:rFonts w:ascii="Times New Roman" w:hAnsi="Times New Roman" w:cs="Times New Roman"/>
          <w:sz w:val="24"/>
          <w:szCs w:val="24"/>
        </w:rPr>
      </w:pPr>
      <w:r w:rsidRPr="00C36ACB">
        <w:rPr>
          <w:rFonts w:ascii="Times New Roman" w:hAnsi="Times New Roman" w:cs="Times New Roman"/>
          <w:sz w:val="24"/>
          <w:szCs w:val="24"/>
        </w:rPr>
        <w:t>Time Lapsed Microscopy:</w:t>
      </w:r>
    </w:p>
    <w:p w14:paraId="01DCDB4D" w14:textId="0E1EDF47" w:rsidR="00C36ACB" w:rsidRDefault="00D451B4"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Gels are first incubated in cell media for 30 minutes prior to plating. </w:t>
      </w:r>
      <w:ins w:id="66" w:author="Microsoft Office User" w:date="2020-05-04T05:02:00Z">
        <w:r w:rsidR="00140E3F">
          <w:rPr>
            <w:rFonts w:ascii="Times New Roman" w:hAnsi="Times New Roman" w:cs="Times New Roman"/>
            <w:sz w:val="24"/>
            <w:szCs w:val="24"/>
          </w:rPr>
          <w:t>Cells are then plated at DENSITY</w:t>
        </w:r>
      </w:ins>
      <w:ins w:id="67" w:author="Microsoft Office User" w:date="2020-05-04T05:03:00Z">
        <w:r w:rsidR="00140E3F">
          <w:rPr>
            <w:rFonts w:ascii="Times New Roman" w:hAnsi="Times New Roman" w:cs="Times New Roman"/>
            <w:sz w:val="24"/>
            <w:szCs w:val="24"/>
          </w:rPr>
          <w:t xml:space="preserve"> and allowed to adhere for XX minutes. </w:t>
        </w:r>
      </w:ins>
    </w:p>
    <w:p w14:paraId="10D5BB38" w14:textId="77777777" w:rsidR="00D451B4" w:rsidRPr="00C36ACB" w:rsidRDefault="00D451B4" w:rsidP="005F5A8E">
      <w:pPr>
        <w:spacing w:after="0" w:line="480" w:lineRule="auto"/>
        <w:jc w:val="both"/>
        <w:rPr>
          <w:rFonts w:ascii="Times New Roman" w:hAnsi="Times New Roman" w:cs="Times New Roman"/>
          <w:sz w:val="24"/>
          <w:szCs w:val="24"/>
        </w:rPr>
      </w:pPr>
    </w:p>
    <w:p w14:paraId="727C0732" w14:textId="77777777" w:rsidR="00C36ACB" w:rsidRPr="00C36ACB" w:rsidRDefault="00C36ACB" w:rsidP="005F5A8E">
      <w:pPr>
        <w:spacing w:after="0" w:line="480" w:lineRule="auto"/>
        <w:jc w:val="both"/>
        <w:rPr>
          <w:rFonts w:ascii="Times New Roman" w:hAnsi="Times New Roman" w:cs="Times New Roman"/>
          <w:sz w:val="24"/>
          <w:szCs w:val="24"/>
        </w:rPr>
      </w:pPr>
      <w:r w:rsidRPr="00C36ACB">
        <w:rPr>
          <w:rFonts w:ascii="Times New Roman" w:hAnsi="Times New Roman" w:cs="Times New Roman"/>
          <w:sz w:val="24"/>
          <w:szCs w:val="24"/>
        </w:rPr>
        <w:t>Fractional Proliferation Analysis:</w:t>
      </w:r>
    </w:p>
    <w:p w14:paraId="1B2CEE52" w14:textId="77777777" w:rsidR="00C36ACB" w:rsidRPr="00C36ACB" w:rsidRDefault="005401ED"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Overall population dynamics (DIP rates) were confirmed through multiple experiments. Cell cycle component length was determined from </w:t>
      </w:r>
    </w:p>
    <w:p w14:paraId="25BF7BA9" w14:textId="77777777" w:rsidR="00C36ACB" w:rsidRPr="00C36ACB" w:rsidRDefault="00C36ACB" w:rsidP="005F5A8E">
      <w:pPr>
        <w:spacing w:after="0" w:line="480" w:lineRule="auto"/>
        <w:jc w:val="both"/>
        <w:rPr>
          <w:rFonts w:ascii="Times New Roman" w:hAnsi="Times New Roman" w:cs="Times New Roman"/>
          <w:sz w:val="24"/>
          <w:szCs w:val="24"/>
        </w:rPr>
      </w:pPr>
    </w:p>
    <w:p w14:paraId="3DF7BAE4" w14:textId="77777777" w:rsidR="00C36ACB" w:rsidRPr="00C36ACB" w:rsidRDefault="00C36ACB" w:rsidP="005F5A8E">
      <w:pPr>
        <w:spacing w:after="0" w:line="480" w:lineRule="auto"/>
        <w:jc w:val="both"/>
        <w:rPr>
          <w:rFonts w:ascii="Times New Roman" w:hAnsi="Times New Roman" w:cs="Times New Roman"/>
          <w:sz w:val="24"/>
          <w:szCs w:val="24"/>
        </w:rPr>
      </w:pPr>
      <w:r w:rsidRPr="00C36ACB">
        <w:rPr>
          <w:rFonts w:ascii="Times New Roman" w:hAnsi="Times New Roman" w:cs="Times New Roman"/>
          <w:sz w:val="24"/>
          <w:szCs w:val="24"/>
        </w:rPr>
        <w:t>Western Blots:</w:t>
      </w:r>
    </w:p>
    <w:p w14:paraId="63C99504" w14:textId="1D64A9C3" w:rsidR="00C36ACB" w:rsidRDefault="004F30AC" w:rsidP="005F5A8E">
      <w:pPr>
        <w:spacing w:after="0" w:line="480" w:lineRule="auto"/>
        <w:jc w:val="both"/>
        <w:rPr>
          <w:rFonts w:ascii="Times New Roman" w:hAnsi="Times New Roman" w:cs="Times New Roman"/>
          <w:sz w:val="24"/>
          <w:szCs w:val="24"/>
        </w:rPr>
      </w:pPr>
      <w:r w:rsidRPr="004F30AC">
        <w:rPr>
          <w:rFonts w:ascii="Times New Roman" w:hAnsi="Times New Roman" w:cs="Times New Roman"/>
          <w:sz w:val="24"/>
          <w:szCs w:val="24"/>
        </w:rPr>
        <w:t xml:space="preserve">Cells were lysed in RIPA buffer (Sigma) supplemented with protease inhibitor cocktail (Roche) and </w:t>
      </w:r>
      <w:proofErr w:type="spellStart"/>
      <w:r w:rsidRPr="004F30AC">
        <w:rPr>
          <w:rFonts w:ascii="Times New Roman" w:hAnsi="Times New Roman" w:cs="Times New Roman"/>
          <w:sz w:val="24"/>
          <w:szCs w:val="24"/>
        </w:rPr>
        <w:t>phosphotase</w:t>
      </w:r>
      <w:proofErr w:type="spellEnd"/>
      <w:r w:rsidRPr="004F30AC">
        <w:rPr>
          <w:rFonts w:ascii="Times New Roman" w:hAnsi="Times New Roman" w:cs="Times New Roman"/>
          <w:sz w:val="24"/>
          <w:szCs w:val="24"/>
        </w:rPr>
        <w:t xml:space="preserve"> inhibitor cocktail (Roche). Sample lysates were boiled with </w:t>
      </w:r>
      <w:proofErr w:type="spellStart"/>
      <w:r w:rsidRPr="004F30AC">
        <w:rPr>
          <w:rFonts w:ascii="Times New Roman" w:hAnsi="Times New Roman" w:cs="Times New Roman"/>
          <w:sz w:val="24"/>
          <w:szCs w:val="24"/>
        </w:rPr>
        <w:t>Laemmli</w:t>
      </w:r>
      <w:proofErr w:type="spellEnd"/>
      <w:r w:rsidRPr="004F30AC">
        <w:rPr>
          <w:rFonts w:ascii="Times New Roman" w:hAnsi="Times New Roman" w:cs="Times New Roman"/>
          <w:sz w:val="24"/>
          <w:szCs w:val="24"/>
        </w:rPr>
        <w:t xml:space="preserve"> sample buffer and loaded in </w:t>
      </w:r>
      <w:r w:rsidR="00F75645">
        <w:rPr>
          <w:rFonts w:ascii="Times New Roman" w:hAnsi="Times New Roman" w:cs="Times New Roman"/>
          <w:sz w:val="24"/>
          <w:szCs w:val="24"/>
        </w:rPr>
        <w:t xml:space="preserve">a 4-20% </w:t>
      </w:r>
      <w:ins w:id="68" w:author="Microsoft Office User" w:date="2020-05-04T05:04:00Z">
        <w:r w:rsidR="00140E3F">
          <w:rPr>
            <w:rFonts w:ascii="Times New Roman" w:hAnsi="Times New Roman" w:cs="Times New Roman"/>
            <w:sz w:val="24"/>
            <w:szCs w:val="24"/>
          </w:rPr>
          <w:lastRenderedPageBreak/>
          <w:t xml:space="preserve">gradient </w:t>
        </w:r>
      </w:ins>
      <w:r w:rsidRPr="004F30AC">
        <w:rPr>
          <w:rFonts w:ascii="Times New Roman" w:hAnsi="Times New Roman" w:cs="Times New Roman"/>
          <w:sz w:val="24"/>
          <w:szCs w:val="24"/>
        </w:rPr>
        <w:t>gel</w:t>
      </w:r>
      <w:r w:rsidR="00F75645">
        <w:rPr>
          <w:rFonts w:ascii="Times New Roman" w:hAnsi="Times New Roman" w:cs="Times New Roman"/>
          <w:sz w:val="24"/>
          <w:szCs w:val="24"/>
        </w:rPr>
        <w:t xml:space="preserve"> </w:t>
      </w:r>
      <w:r w:rsidR="00F75645" w:rsidRPr="00F75645">
        <w:rPr>
          <w:rFonts w:ascii="Times New Roman" w:hAnsi="Times New Roman" w:cs="Times New Roman"/>
          <w:sz w:val="24"/>
          <w:szCs w:val="24"/>
        </w:rPr>
        <w:t xml:space="preserve">(Bio-Rad) </w:t>
      </w:r>
      <w:r w:rsidRPr="004F30AC">
        <w:rPr>
          <w:rFonts w:ascii="Times New Roman" w:hAnsi="Times New Roman" w:cs="Times New Roman"/>
          <w:sz w:val="24"/>
          <w:szCs w:val="24"/>
        </w:rPr>
        <w:t xml:space="preserve">for electrophoresis. </w:t>
      </w:r>
      <w:r w:rsidR="00F75645">
        <w:rPr>
          <w:rFonts w:ascii="Times New Roman" w:hAnsi="Times New Roman" w:cs="Times New Roman"/>
          <w:sz w:val="24"/>
          <w:szCs w:val="24"/>
        </w:rPr>
        <w:t>Protein was transferred to</w:t>
      </w:r>
      <w:r w:rsidRPr="004F30AC">
        <w:rPr>
          <w:rFonts w:ascii="Times New Roman" w:hAnsi="Times New Roman" w:cs="Times New Roman"/>
          <w:sz w:val="24"/>
          <w:szCs w:val="24"/>
        </w:rPr>
        <w:t xml:space="preserve"> polyvinylidene difluoride membranes </w:t>
      </w:r>
      <w:r w:rsidR="00F75645">
        <w:rPr>
          <w:rFonts w:ascii="Times New Roman" w:hAnsi="Times New Roman" w:cs="Times New Roman"/>
          <w:sz w:val="24"/>
          <w:szCs w:val="24"/>
        </w:rPr>
        <w:t>and then</w:t>
      </w:r>
      <w:r w:rsidRPr="004F30AC">
        <w:rPr>
          <w:rFonts w:ascii="Times New Roman" w:hAnsi="Times New Roman" w:cs="Times New Roman"/>
          <w:sz w:val="24"/>
          <w:szCs w:val="24"/>
        </w:rPr>
        <w:t xml:space="preserve"> blocked with blocking buffer (LI-COR) and incubated with primary antibodies ov</w:t>
      </w:r>
      <w:r w:rsidR="00F75645">
        <w:rPr>
          <w:rFonts w:ascii="Times New Roman" w:hAnsi="Times New Roman" w:cs="Times New Roman"/>
          <w:sz w:val="24"/>
          <w:szCs w:val="24"/>
        </w:rPr>
        <w:t>ernight at 4°C. After 3× washing with T</w:t>
      </w:r>
      <w:r w:rsidRPr="004F30AC">
        <w:rPr>
          <w:rFonts w:ascii="Times New Roman" w:hAnsi="Times New Roman" w:cs="Times New Roman"/>
          <w:sz w:val="24"/>
          <w:szCs w:val="24"/>
        </w:rPr>
        <w:t>BS, secondary antibodies were applied for 1 h</w:t>
      </w:r>
      <w:ins w:id="69" w:author="Microsoft Office User" w:date="2020-05-04T05:03:00Z">
        <w:r w:rsidR="00140E3F">
          <w:rPr>
            <w:rFonts w:ascii="Times New Roman" w:hAnsi="Times New Roman" w:cs="Times New Roman"/>
            <w:sz w:val="24"/>
            <w:szCs w:val="24"/>
          </w:rPr>
          <w:t>our</w:t>
        </w:r>
      </w:ins>
      <w:r w:rsidRPr="004F30AC">
        <w:rPr>
          <w:rFonts w:ascii="Times New Roman" w:hAnsi="Times New Roman" w:cs="Times New Roman"/>
          <w:sz w:val="24"/>
          <w:szCs w:val="24"/>
        </w:rPr>
        <w:t xml:space="preserve"> and then washed with TBST (0.05% Tween 20) before imaging. Blots were scanned </w:t>
      </w:r>
      <w:r w:rsidR="00F75645">
        <w:rPr>
          <w:rFonts w:ascii="Times New Roman" w:hAnsi="Times New Roman" w:cs="Times New Roman"/>
          <w:sz w:val="24"/>
          <w:szCs w:val="24"/>
        </w:rPr>
        <w:t xml:space="preserve">using the Odyssey imager (LI-COR). Densitometry was performed using </w:t>
      </w:r>
      <w:ins w:id="70" w:author="Microsoft Office User" w:date="2020-05-04T05:03:00Z">
        <w:r w:rsidR="00140E3F">
          <w:rPr>
            <w:rFonts w:ascii="Times New Roman" w:hAnsi="Times New Roman" w:cs="Times New Roman"/>
            <w:sz w:val="24"/>
            <w:szCs w:val="24"/>
          </w:rPr>
          <w:t>I</w:t>
        </w:r>
      </w:ins>
      <w:del w:id="71" w:author="Microsoft Office User" w:date="2020-05-04T05:03:00Z">
        <w:r w:rsidR="00F75645" w:rsidDel="00140E3F">
          <w:rPr>
            <w:rFonts w:ascii="Times New Roman" w:hAnsi="Times New Roman" w:cs="Times New Roman"/>
            <w:sz w:val="24"/>
            <w:szCs w:val="24"/>
          </w:rPr>
          <w:delText>i</w:delText>
        </w:r>
      </w:del>
      <w:r w:rsidR="00F75645">
        <w:rPr>
          <w:rFonts w:ascii="Times New Roman" w:hAnsi="Times New Roman" w:cs="Times New Roman"/>
          <w:sz w:val="24"/>
          <w:szCs w:val="24"/>
        </w:rPr>
        <w:t>mageJ software.</w:t>
      </w:r>
    </w:p>
    <w:p w14:paraId="4766B2A3" w14:textId="77777777" w:rsidR="00F75645" w:rsidRDefault="00F75645" w:rsidP="005F5A8E">
      <w:pPr>
        <w:spacing w:after="0" w:line="480" w:lineRule="auto"/>
        <w:jc w:val="both"/>
        <w:rPr>
          <w:rFonts w:ascii="Times New Roman" w:hAnsi="Times New Roman" w:cs="Times New Roman"/>
          <w:sz w:val="24"/>
          <w:szCs w:val="24"/>
        </w:rPr>
      </w:pPr>
    </w:p>
    <w:p w14:paraId="49DFFE8A" w14:textId="77777777" w:rsidR="00F75645" w:rsidRDefault="00F75645"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Antibodies used are as follows: </w:t>
      </w:r>
    </w:p>
    <w:p w14:paraId="3134E07B" w14:textId="77777777" w:rsidR="004F30AC" w:rsidRPr="00C36ACB" w:rsidRDefault="004F30AC" w:rsidP="005F5A8E">
      <w:pPr>
        <w:spacing w:after="0" w:line="480" w:lineRule="auto"/>
        <w:jc w:val="both"/>
        <w:rPr>
          <w:rFonts w:ascii="Times New Roman" w:hAnsi="Times New Roman" w:cs="Times New Roman"/>
          <w:sz w:val="24"/>
          <w:szCs w:val="24"/>
        </w:rPr>
      </w:pPr>
    </w:p>
    <w:p w14:paraId="54949B2F" w14:textId="77777777" w:rsidR="00C36ACB" w:rsidRPr="00C36ACB" w:rsidRDefault="00C36ACB" w:rsidP="005F5A8E">
      <w:pPr>
        <w:spacing w:after="0" w:line="480" w:lineRule="auto"/>
        <w:jc w:val="both"/>
        <w:rPr>
          <w:rFonts w:ascii="Times New Roman" w:hAnsi="Times New Roman" w:cs="Times New Roman"/>
          <w:sz w:val="24"/>
          <w:szCs w:val="24"/>
        </w:rPr>
      </w:pPr>
      <w:r w:rsidRPr="00C36ACB">
        <w:rPr>
          <w:rFonts w:ascii="Times New Roman" w:hAnsi="Times New Roman" w:cs="Times New Roman"/>
          <w:sz w:val="24"/>
          <w:szCs w:val="24"/>
        </w:rPr>
        <w:t>Model Algorithm, processor used to solve</w:t>
      </w:r>
    </w:p>
    <w:p w14:paraId="6412455F" w14:textId="77777777" w:rsidR="00C36ACB" w:rsidRPr="00C36ACB" w:rsidRDefault="00C36ACB" w:rsidP="005F5A8E">
      <w:pPr>
        <w:spacing w:after="0" w:line="480" w:lineRule="auto"/>
        <w:jc w:val="both"/>
        <w:rPr>
          <w:rFonts w:ascii="Times New Roman" w:hAnsi="Times New Roman" w:cs="Times New Roman"/>
          <w:sz w:val="24"/>
          <w:szCs w:val="24"/>
        </w:rPr>
      </w:pPr>
    </w:p>
    <w:p w14:paraId="2BFC2B8C" w14:textId="77777777" w:rsidR="00C36ACB" w:rsidRDefault="00C36ACB" w:rsidP="005F5A8E">
      <w:pPr>
        <w:spacing w:after="0" w:line="480" w:lineRule="auto"/>
        <w:jc w:val="both"/>
        <w:rPr>
          <w:rFonts w:ascii="Times New Roman" w:hAnsi="Times New Roman" w:cs="Times New Roman"/>
          <w:sz w:val="24"/>
          <w:szCs w:val="24"/>
        </w:rPr>
      </w:pPr>
    </w:p>
    <w:p w14:paraId="041F7221" w14:textId="6781A0A9" w:rsidR="002217F9" w:rsidRPr="00C36ACB" w:rsidRDefault="002217F9" w:rsidP="005F5A8E">
      <w:pPr>
        <w:spacing w:after="0" w:line="480" w:lineRule="auto"/>
        <w:jc w:val="both"/>
        <w:rPr>
          <w:rFonts w:ascii="Times New Roman" w:hAnsi="Times New Roman" w:cs="Times New Roman"/>
          <w:sz w:val="24"/>
          <w:szCs w:val="24"/>
        </w:rPr>
      </w:pPr>
    </w:p>
    <w:sectPr w:rsidR="002217F9" w:rsidRPr="00C36ACB" w:rsidSect="005F5A8E">
      <w:footerReference w:type="default" r:id="rId11"/>
      <w:pgSz w:w="12240" w:h="15840"/>
      <w:pgMar w:top="720" w:right="720" w:bottom="720" w:left="72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3" w:author="Microsoft Office User" w:date="2020-05-04T10:37:00Z" w:initials="MOU">
    <w:p w14:paraId="3612B878" w14:textId="0DB32E80" w:rsidR="000216FA" w:rsidRDefault="000216FA">
      <w:pPr>
        <w:pStyle w:val="CommentText"/>
      </w:pPr>
      <w:r>
        <w:rPr>
          <w:rStyle w:val="CommentReference"/>
        </w:rPr>
        <w:annotationRef/>
      </w:r>
      <w:r>
        <w:t>Check figure number</w:t>
      </w:r>
    </w:p>
  </w:comment>
  <w:comment w:id="9" w:author="Microsoft Office User" w:date="2020-05-04T10:41:00Z" w:initials="MOU">
    <w:p w14:paraId="3B1AE666" w14:textId="503400F2" w:rsidR="000216FA" w:rsidRDefault="000216FA">
      <w:pPr>
        <w:pStyle w:val="CommentText"/>
      </w:pPr>
      <w:r>
        <w:rPr>
          <w:rStyle w:val="CommentReference"/>
        </w:rPr>
        <w:annotationRef/>
      </w:r>
      <w:r>
        <w:t>Citation needed</w:t>
      </w:r>
    </w:p>
  </w:comment>
  <w:comment w:id="13" w:author="Microsoft Office User" w:date="2020-05-04T10:42:00Z" w:initials="MOU">
    <w:p w14:paraId="4061D7CE" w14:textId="403F8D70" w:rsidR="000216FA" w:rsidRDefault="000216FA">
      <w:pPr>
        <w:pStyle w:val="CommentText"/>
      </w:pPr>
      <w:r>
        <w:rPr>
          <w:rStyle w:val="CommentReference"/>
        </w:rPr>
        <w:annotationRef/>
      </w:r>
      <w:r>
        <w:t>Citation needed</w:t>
      </w:r>
    </w:p>
  </w:comment>
  <w:comment w:id="30" w:author="Microsoft Office User" w:date="2020-05-04T10:52:00Z" w:initials="MOU">
    <w:p w14:paraId="38413B28" w14:textId="39CD4ACB" w:rsidR="008B016A" w:rsidRDefault="008B016A">
      <w:pPr>
        <w:pStyle w:val="CommentText"/>
      </w:pPr>
      <w:r>
        <w:rPr>
          <w:rStyle w:val="CommentReference"/>
        </w:rPr>
        <w:annotationRef/>
      </w:r>
      <w:r>
        <w:t xml:space="preserve">What’s the EMG? </w:t>
      </w:r>
    </w:p>
  </w:comment>
  <w:comment w:id="57" w:author="Microsoft Office User" w:date="2020-05-04T05:00:00Z" w:initials="MOU">
    <w:p w14:paraId="458AB5DD" w14:textId="75A60126" w:rsidR="00140E3F" w:rsidRDefault="00140E3F">
      <w:pPr>
        <w:pStyle w:val="CommentText"/>
      </w:pPr>
      <w:r>
        <w:rPr>
          <w:rStyle w:val="CommentReference"/>
        </w:rPr>
        <w:annotationRef/>
      </w:r>
      <w:r>
        <w:t>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612B878" w15:done="0"/>
  <w15:commentEx w15:paraId="3B1AE666" w15:done="0"/>
  <w15:commentEx w15:paraId="4061D7CE" w15:done="0"/>
  <w15:commentEx w15:paraId="38413B28" w15:done="0"/>
  <w15:commentEx w15:paraId="458AB5D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612B878" w16cid:durableId="225A6ED8"/>
  <w16cid:commentId w16cid:paraId="3B1AE666" w16cid:durableId="225A6FC0"/>
  <w16cid:commentId w16cid:paraId="4061D7CE" w16cid:durableId="225A7011"/>
  <w16cid:commentId w16cid:paraId="38413B28" w16cid:durableId="225A7270"/>
  <w16cid:commentId w16cid:paraId="458AB5DD" w16cid:durableId="225A1F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7A27D3" w14:textId="77777777" w:rsidR="00981F36" w:rsidRDefault="00981F36" w:rsidP="007F05E7">
      <w:pPr>
        <w:spacing w:after="0" w:line="240" w:lineRule="auto"/>
      </w:pPr>
      <w:r>
        <w:separator/>
      </w:r>
    </w:p>
  </w:endnote>
  <w:endnote w:type="continuationSeparator" w:id="0">
    <w:p w14:paraId="32916D08" w14:textId="77777777" w:rsidR="00981F36" w:rsidRDefault="00981F36" w:rsidP="007F0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24084332"/>
      <w:docPartObj>
        <w:docPartGallery w:val="Page Numbers (Bottom of Page)"/>
        <w:docPartUnique/>
      </w:docPartObj>
    </w:sdtPr>
    <w:sdtEndPr>
      <w:rPr>
        <w:noProof/>
      </w:rPr>
    </w:sdtEndPr>
    <w:sdtContent>
      <w:p w14:paraId="0DD38EEF" w14:textId="77777777" w:rsidR="005F5A8E" w:rsidRDefault="005F5A8E">
        <w:pPr>
          <w:pStyle w:val="Footer"/>
        </w:pPr>
      </w:p>
      <w:p w14:paraId="39EF87FF" w14:textId="01FACE93" w:rsidR="005F5A8E" w:rsidRDefault="005F5A8E">
        <w:pPr>
          <w:pStyle w:val="Footer"/>
        </w:pPr>
        <w:r>
          <w:fldChar w:fldCharType="begin"/>
        </w:r>
        <w:r>
          <w:instrText xml:space="preserve"> PAGE   \* MERGEFORMAT </w:instrText>
        </w:r>
        <w:r>
          <w:fldChar w:fldCharType="separate"/>
        </w:r>
        <w:r>
          <w:rPr>
            <w:noProof/>
          </w:rPr>
          <w:t>2</w:t>
        </w:r>
        <w:r>
          <w:rPr>
            <w:noProof/>
          </w:rPr>
          <w:fldChar w:fldCharType="end"/>
        </w:r>
      </w:p>
    </w:sdtContent>
  </w:sdt>
  <w:p w14:paraId="1588A8A5" w14:textId="77777777" w:rsidR="005F5A8E" w:rsidRDefault="005F5A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2540CB" w14:textId="77777777" w:rsidR="00981F36" w:rsidRDefault="00981F36" w:rsidP="007F05E7">
      <w:pPr>
        <w:spacing w:after="0" w:line="240" w:lineRule="auto"/>
      </w:pPr>
      <w:r>
        <w:separator/>
      </w:r>
    </w:p>
  </w:footnote>
  <w:footnote w:type="continuationSeparator" w:id="0">
    <w:p w14:paraId="184BDA35" w14:textId="77777777" w:rsidR="00981F36" w:rsidRDefault="00981F36" w:rsidP="007F05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4C3D8F"/>
    <w:multiLevelType w:val="hybridMultilevel"/>
    <w:tmpl w:val="BBBA633C"/>
    <w:lvl w:ilvl="0" w:tplc="6A0823D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CB690B"/>
    <w:multiLevelType w:val="hybridMultilevel"/>
    <w:tmpl w:val="985207B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4B24C00"/>
    <w:multiLevelType w:val="hybridMultilevel"/>
    <w:tmpl w:val="3C96D8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5E7"/>
    <w:rsid w:val="000216FA"/>
    <w:rsid w:val="000443A1"/>
    <w:rsid w:val="00051ACA"/>
    <w:rsid w:val="00075065"/>
    <w:rsid w:val="0009560F"/>
    <w:rsid w:val="00097233"/>
    <w:rsid w:val="000A1871"/>
    <w:rsid w:val="000B7979"/>
    <w:rsid w:val="000C0087"/>
    <w:rsid w:val="000D1BEF"/>
    <w:rsid w:val="000F1DA5"/>
    <w:rsid w:val="000F717A"/>
    <w:rsid w:val="001151AA"/>
    <w:rsid w:val="00115924"/>
    <w:rsid w:val="00116DCC"/>
    <w:rsid w:val="00127552"/>
    <w:rsid w:val="00140E3F"/>
    <w:rsid w:val="0014478B"/>
    <w:rsid w:val="00144D38"/>
    <w:rsid w:val="00154531"/>
    <w:rsid w:val="00157943"/>
    <w:rsid w:val="00157AF8"/>
    <w:rsid w:val="0017598E"/>
    <w:rsid w:val="001778BC"/>
    <w:rsid w:val="001930E0"/>
    <w:rsid w:val="001A7810"/>
    <w:rsid w:val="001B0BA3"/>
    <w:rsid w:val="001B7844"/>
    <w:rsid w:val="001C1DBE"/>
    <w:rsid w:val="001C38DB"/>
    <w:rsid w:val="001C6992"/>
    <w:rsid w:val="001D2EFC"/>
    <w:rsid w:val="001E5E56"/>
    <w:rsid w:val="001F2B89"/>
    <w:rsid w:val="001F76E5"/>
    <w:rsid w:val="00202988"/>
    <w:rsid w:val="00211FAB"/>
    <w:rsid w:val="002217F9"/>
    <w:rsid w:val="002237F4"/>
    <w:rsid w:val="00223DB6"/>
    <w:rsid w:val="00236FDC"/>
    <w:rsid w:val="002473FD"/>
    <w:rsid w:val="00251FC5"/>
    <w:rsid w:val="00260710"/>
    <w:rsid w:val="00261FCC"/>
    <w:rsid w:val="00270E0C"/>
    <w:rsid w:val="00274F9E"/>
    <w:rsid w:val="00275773"/>
    <w:rsid w:val="00285DB9"/>
    <w:rsid w:val="002879ED"/>
    <w:rsid w:val="002A4C83"/>
    <w:rsid w:val="002A4FEE"/>
    <w:rsid w:val="002B229F"/>
    <w:rsid w:val="002B37CB"/>
    <w:rsid w:val="002C61A7"/>
    <w:rsid w:val="002D2A03"/>
    <w:rsid w:val="002D77BD"/>
    <w:rsid w:val="002E6286"/>
    <w:rsid w:val="002F0D64"/>
    <w:rsid w:val="0030541E"/>
    <w:rsid w:val="00311008"/>
    <w:rsid w:val="00316863"/>
    <w:rsid w:val="003204F7"/>
    <w:rsid w:val="00370BEF"/>
    <w:rsid w:val="00371030"/>
    <w:rsid w:val="00381328"/>
    <w:rsid w:val="00382EC4"/>
    <w:rsid w:val="00387901"/>
    <w:rsid w:val="00392EEE"/>
    <w:rsid w:val="003971F8"/>
    <w:rsid w:val="003A14D3"/>
    <w:rsid w:val="003A15A1"/>
    <w:rsid w:val="003A55A1"/>
    <w:rsid w:val="003A785D"/>
    <w:rsid w:val="003A78CA"/>
    <w:rsid w:val="003B0227"/>
    <w:rsid w:val="003C69D5"/>
    <w:rsid w:val="003D590D"/>
    <w:rsid w:val="003D67AA"/>
    <w:rsid w:val="00402BCD"/>
    <w:rsid w:val="00413E5C"/>
    <w:rsid w:val="0042332F"/>
    <w:rsid w:val="00436BB6"/>
    <w:rsid w:val="00445082"/>
    <w:rsid w:val="00445DD3"/>
    <w:rsid w:val="004469AB"/>
    <w:rsid w:val="004513D8"/>
    <w:rsid w:val="004547CD"/>
    <w:rsid w:val="00456D63"/>
    <w:rsid w:val="00472C14"/>
    <w:rsid w:val="004A0702"/>
    <w:rsid w:val="004A6624"/>
    <w:rsid w:val="004E1588"/>
    <w:rsid w:val="004E27FF"/>
    <w:rsid w:val="004E4A57"/>
    <w:rsid w:val="004E5C54"/>
    <w:rsid w:val="004F30AC"/>
    <w:rsid w:val="00506600"/>
    <w:rsid w:val="0051496D"/>
    <w:rsid w:val="00524A6A"/>
    <w:rsid w:val="005401ED"/>
    <w:rsid w:val="00541823"/>
    <w:rsid w:val="00543A27"/>
    <w:rsid w:val="0055436E"/>
    <w:rsid w:val="005704A7"/>
    <w:rsid w:val="0057342C"/>
    <w:rsid w:val="00580A75"/>
    <w:rsid w:val="0059517B"/>
    <w:rsid w:val="005B00FB"/>
    <w:rsid w:val="005E20A4"/>
    <w:rsid w:val="005F1891"/>
    <w:rsid w:val="005F56C9"/>
    <w:rsid w:val="005F5A8E"/>
    <w:rsid w:val="00600737"/>
    <w:rsid w:val="00602BA8"/>
    <w:rsid w:val="006134D0"/>
    <w:rsid w:val="006339CF"/>
    <w:rsid w:val="00683AA4"/>
    <w:rsid w:val="00686E01"/>
    <w:rsid w:val="0069151D"/>
    <w:rsid w:val="006A2B38"/>
    <w:rsid w:val="006A64F9"/>
    <w:rsid w:val="006A70E0"/>
    <w:rsid w:val="006A7285"/>
    <w:rsid w:val="006B0C06"/>
    <w:rsid w:val="006B69A9"/>
    <w:rsid w:val="006D69CB"/>
    <w:rsid w:val="006D6CB8"/>
    <w:rsid w:val="00703F95"/>
    <w:rsid w:val="00711786"/>
    <w:rsid w:val="007161D0"/>
    <w:rsid w:val="00724830"/>
    <w:rsid w:val="00724A8A"/>
    <w:rsid w:val="00730B8E"/>
    <w:rsid w:val="007453E9"/>
    <w:rsid w:val="007616BA"/>
    <w:rsid w:val="0077624B"/>
    <w:rsid w:val="00783946"/>
    <w:rsid w:val="00786A20"/>
    <w:rsid w:val="00797D6C"/>
    <w:rsid w:val="007B138A"/>
    <w:rsid w:val="007B4E37"/>
    <w:rsid w:val="007D10CE"/>
    <w:rsid w:val="007D1FEA"/>
    <w:rsid w:val="007D5EEE"/>
    <w:rsid w:val="007E783C"/>
    <w:rsid w:val="007F05E7"/>
    <w:rsid w:val="007F1E6E"/>
    <w:rsid w:val="007F691B"/>
    <w:rsid w:val="008075D6"/>
    <w:rsid w:val="00823FFD"/>
    <w:rsid w:val="00830537"/>
    <w:rsid w:val="00831281"/>
    <w:rsid w:val="0083532C"/>
    <w:rsid w:val="00845921"/>
    <w:rsid w:val="008516CD"/>
    <w:rsid w:val="00851840"/>
    <w:rsid w:val="00880693"/>
    <w:rsid w:val="00880AD1"/>
    <w:rsid w:val="008847A6"/>
    <w:rsid w:val="00890E69"/>
    <w:rsid w:val="008A4F79"/>
    <w:rsid w:val="008B016A"/>
    <w:rsid w:val="008B5828"/>
    <w:rsid w:val="008B6156"/>
    <w:rsid w:val="008B66EC"/>
    <w:rsid w:val="008C70E4"/>
    <w:rsid w:val="008D307D"/>
    <w:rsid w:val="008D3D35"/>
    <w:rsid w:val="008D42CB"/>
    <w:rsid w:val="008D4920"/>
    <w:rsid w:val="008D6FC1"/>
    <w:rsid w:val="008D7966"/>
    <w:rsid w:val="008E09B6"/>
    <w:rsid w:val="008E4F20"/>
    <w:rsid w:val="008F4553"/>
    <w:rsid w:val="00912D25"/>
    <w:rsid w:val="00931902"/>
    <w:rsid w:val="00933D0D"/>
    <w:rsid w:val="00935025"/>
    <w:rsid w:val="009429C4"/>
    <w:rsid w:val="0094386A"/>
    <w:rsid w:val="00944C41"/>
    <w:rsid w:val="009603BC"/>
    <w:rsid w:val="00960645"/>
    <w:rsid w:val="009703FA"/>
    <w:rsid w:val="00975A62"/>
    <w:rsid w:val="009776DA"/>
    <w:rsid w:val="00981F36"/>
    <w:rsid w:val="00993FE2"/>
    <w:rsid w:val="009A2BBE"/>
    <w:rsid w:val="009C2EA2"/>
    <w:rsid w:val="009D6788"/>
    <w:rsid w:val="009F1718"/>
    <w:rsid w:val="00A0436C"/>
    <w:rsid w:val="00A07B3C"/>
    <w:rsid w:val="00A111C7"/>
    <w:rsid w:val="00A164DB"/>
    <w:rsid w:val="00A26216"/>
    <w:rsid w:val="00A52861"/>
    <w:rsid w:val="00A60023"/>
    <w:rsid w:val="00A62851"/>
    <w:rsid w:val="00A65766"/>
    <w:rsid w:val="00A65A08"/>
    <w:rsid w:val="00A70F80"/>
    <w:rsid w:val="00A8286B"/>
    <w:rsid w:val="00A83A4C"/>
    <w:rsid w:val="00A84D49"/>
    <w:rsid w:val="00A86FF0"/>
    <w:rsid w:val="00A87551"/>
    <w:rsid w:val="00A87916"/>
    <w:rsid w:val="00A921D4"/>
    <w:rsid w:val="00AC463A"/>
    <w:rsid w:val="00B108BF"/>
    <w:rsid w:val="00B159E9"/>
    <w:rsid w:val="00B3371B"/>
    <w:rsid w:val="00B3446B"/>
    <w:rsid w:val="00B42A9E"/>
    <w:rsid w:val="00B505D6"/>
    <w:rsid w:val="00B603D7"/>
    <w:rsid w:val="00B64346"/>
    <w:rsid w:val="00B656D7"/>
    <w:rsid w:val="00B67EDD"/>
    <w:rsid w:val="00B9277D"/>
    <w:rsid w:val="00BA07E5"/>
    <w:rsid w:val="00BA2C51"/>
    <w:rsid w:val="00BA4757"/>
    <w:rsid w:val="00BA4A51"/>
    <w:rsid w:val="00BB13E0"/>
    <w:rsid w:val="00BC7DCC"/>
    <w:rsid w:val="00BF4035"/>
    <w:rsid w:val="00BF561B"/>
    <w:rsid w:val="00BF6251"/>
    <w:rsid w:val="00C13CCA"/>
    <w:rsid w:val="00C147BC"/>
    <w:rsid w:val="00C14F77"/>
    <w:rsid w:val="00C17420"/>
    <w:rsid w:val="00C26A50"/>
    <w:rsid w:val="00C2708F"/>
    <w:rsid w:val="00C36ACB"/>
    <w:rsid w:val="00C43AE7"/>
    <w:rsid w:val="00C6378B"/>
    <w:rsid w:val="00C67CEE"/>
    <w:rsid w:val="00C76BA1"/>
    <w:rsid w:val="00CA0765"/>
    <w:rsid w:val="00CA60E8"/>
    <w:rsid w:val="00CB0B32"/>
    <w:rsid w:val="00CB376A"/>
    <w:rsid w:val="00CC0C64"/>
    <w:rsid w:val="00CD0B35"/>
    <w:rsid w:val="00CD7545"/>
    <w:rsid w:val="00CE53A7"/>
    <w:rsid w:val="00CE7761"/>
    <w:rsid w:val="00CF6CDC"/>
    <w:rsid w:val="00D02629"/>
    <w:rsid w:val="00D10225"/>
    <w:rsid w:val="00D1300A"/>
    <w:rsid w:val="00D3596F"/>
    <w:rsid w:val="00D451B4"/>
    <w:rsid w:val="00D64B50"/>
    <w:rsid w:val="00D86534"/>
    <w:rsid w:val="00D907E0"/>
    <w:rsid w:val="00DC12F8"/>
    <w:rsid w:val="00DD3142"/>
    <w:rsid w:val="00DE2F2A"/>
    <w:rsid w:val="00DF5925"/>
    <w:rsid w:val="00E030C0"/>
    <w:rsid w:val="00E102E0"/>
    <w:rsid w:val="00E13F32"/>
    <w:rsid w:val="00E36CB9"/>
    <w:rsid w:val="00E42CE8"/>
    <w:rsid w:val="00E57FE4"/>
    <w:rsid w:val="00E63213"/>
    <w:rsid w:val="00E66B0C"/>
    <w:rsid w:val="00E71271"/>
    <w:rsid w:val="00E753EA"/>
    <w:rsid w:val="00EA1C6B"/>
    <w:rsid w:val="00ED260F"/>
    <w:rsid w:val="00ED2C15"/>
    <w:rsid w:val="00ED3A37"/>
    <w:rsid w:val="00ED6DCE"/>
    <w:rsid w:val="00EE164D"/>
    <w:rsid w:val="00EE50CB"/>
    <w:rsid w:val="00F03788"/>
    <w:rsid w:val="00F26216"/>
    <w:rsid w:val="00F711A1"/>
    <w:rsid w:val="00F75645"/>
    <w:rsid w:val="00F81198"/>
    <w:rsid w:val="00F86358"/>
    <w:rsid w:val="00F87A59"/>
    <w:rsid w:val="00FB2905"/>
    <w:rsid w:val="00FC0514"/>
    <w:rsid w:val="00FD0A6B"/>
    <w:rsid w:val="00FD4EE1"/>
    <w:rsid w:val="00FF0BE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2DFF1A"/>
  <w15:chartTrackingRefBased/>
  <w15:docId w15:val="{A3D26F44-05B8-4651-93E5-374C89273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7F05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F05E7"/>
    <w:rPr>
      <w:sz w:val="20"/>
      <w:szCs w:val="20"/>
    </w:rPr>
  </w:style>
  <w:style w:type="character" w:styleId="FootnoteReference">
    <w:name w:val="footnote reference"/>
    <w:basedOn w:val="DefaultParagraphFont"/>
    <w:uiPriority w:val="99"/>
    <w:semiHidden/>
    <w:unhideWhenUsed/>
    <w:rsid w:val="007F05E7"/>
    <w:rPr>
      <w:vertAlign w:val="superscript"/>
    </w:rPr>
  </w:style>
  <w:style w:type="paragraph" w:styleId="ListParagraph">
    <w:name w:val="List Paragraph"/>
    <w:basedOn w:val="Normal"/>
    <w:uiPriority w:val="34"/>
    <w:qFormat/>
    <w:rsid w:val="00C36ACB"/>
    <w:pPr>
      <w:ind w:left="720"/>
      <w:contextualSpacing/>
    </w:pPr>
  </w:style>
  <w:style w:type="character" w:styleId="Hyperlink">
    <w:name w:val="Hyperlink"/>
    <w:basedOn w:val="DefaultParagraphFont"/>
    <w:uiPriority w:val="99"/>
    <w:unhideWhenUsed/>
    <w:rsid w:val="007161D0"/>
    <w:rPr>
      <w:color w:val="0563C1" w:themeColor="hyperlink"/>
      <w:u w:val="single"/>
    </w:rPr>
  </w:style>
  <w:style w:type="paragraph" w:styleId="Header">
    <w:name w:val="header"/>
    <w:basedOn w:val="Normal"/>
    <w:link w:val="HeaderChar"/>
    <w:uiPriority w:val="99"/>
    <w:unhideWhenUsed/>
    <w:rsid w:val="00A65A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5A08"/>
  </w:style>
  <w:style w:type="paragraph" w:styleId="Footer">
    <w:name w:val="footer"/>
    <w:basedOn w:val="Normal"/>
    <w:link w:val="FooterChar"/>
    <w:uiPriority w:val="99"/>
    <w:unhideWhenUsed/>
    <w:rsid w:val="00A65A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5A08"/>
  </w:style>
  <w:style w:type="paragraph" w:styleId="BalloonText">
    <w:name w:val="Balloon Text"/>
    <w:basedOn w:val="Normal"/>
    <w:link w:val="BalloonTextChar"/>
    <w:uiPriority w:val="99"/>
    <w:semiHidden/>
    <w:unhideWhenUsed/>
    <w:rsid w:val="006134D0"/>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134D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154531"/>
    <w:rPr>
      <w:sz w:val="16"/>
      <w:szCs w:val="16"/>
    </w:rPr>
  </w:style>
  <w:style w:type="paragraph" w:styleId="CommentText">
    <w:name w:val="annotation text"/>
    <w:basedOn w:val="Normal"/>
    <w:link w:val="CommentTextChar"/>
    <w:uiPriority w:val="99"/>
    <w:semiHidden/>
    <w:unhideWhenUsed/>
    <w:rsid w:val="00154531"/>
    <w:pPr>
      <w:spacing w:line="240" w:lineRule="auto"/>
    </w:pPr>
    <w:rPr>
      <w:sz w:val="20"/>
      <w:szCs w:val="20"/>
    </w:rPr>
  </w:style>
  <w:style w:type="character" w:customStyle="1" w:styleId="CommentTextChar">
    <w:name w:val="Comment Text Char"/>
    <w:basedOn w:val="DefaultParagraphFont"/>
    <w:link w:val="CommentText"/>
    <w:uiPriority w:val="99"/>
    <w:semiHidden/>
    <w:rsid w:val="00154531"/>
    <w:rPr>
      <w:sz w:val="20"/>
      <w:szCs w:val="20"/>
    </w:rPr>
  </w:style>
  <w:style w:type="paragraph" w:styleId="CommentSubject">
    <w:name w:val="annotation subject"/>
    <w:basedOn w:val="CommentText"/>
    <w:next w:val="CommentText"/>
    <w:link w:val="CommentSubjectChar"/>
    <w:uiPriority w:val="99"/>
    <w:semiHidden/>
    <w:unhideWhenUsed/>
    <w:rsid w:val="00154531"/>
    <w:rPr>
      <w:b/>
      <w:bCs/>
    </w:rPr>
  </w:style>
  <w:style w:type="character" w:customStyle="1" w:styleId="CommentSubjectChar">
    <w:name w:val="Comment Subject Char"/>
    <w:basedOn w:val="CommentTextChar"/>
    <w:link w:val="CommentSubject"/>
    <w:uiPriority w:val="99"/>
    <w:semiHidden/>
    <w:rsid w:val="00154531"/>
    <w:rPr>
      <w:b/>
      <w:bCs/>
      <w:sz w:val="20"/>
      <w:szCs w:val="20"/>
    </w:rPr>
  </w:style>
  <w:style w:type="character" w:styleId="LineNumber">
    <w:name w:val="line number"/>
    <w:basedOn w:val="DefaultParagraphFont"/>
    <w:uiPriority w:val="99"/>
    <w:semiHidden/>
    <w:unhideWhenUsed/>
    <w:rsid w:val="005F5A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147106">
      <w:bodyDiv w:val="1"/>
      <w:marLeft w:val="0"/>
      <w:marRight w:val="0"/>
      <w:marTop w:val="0"/>
      <w:marBottom w:val="0"/>
      <w:divBdr>
        <w:top w:val="none" w:sz="0" w:space="0" w:color="auto"/>
        <w:left w:val="none" w:sz="0" w:space="0" w:color="auto"/>
        <w:bottom w:val="none" w:sz="0" w:space="0" w:color="auto"/>
        <w:right w:val="none" w:sz="0" w:space="0" w:color="auto"/>
      </w:divBdr>
      <w:divsChild>
        <w:div w:id="1521972215">
          <w:marLeft w:val="446"/>
          <w:marRight w:val="0"/>
          <w:marTop w:val="0"/>
          <w:marBottom w:val="0"/>
          <w:divBdr>
            <w:top w:val="none" w:sz="0" w:space="0" w:color="auto"/>
            <w:left w:val="none" w:sz="0" w:space="0" w:color="auto"/>
            <w:bottom w:val="none" w:sz="0" w:space="0" w:color="auto"/>
            <w:right w:val="none" w:sz="0" w:space="0" w:color="auto"/>
          </w:divBdr>
        </w:div>
      </w:divsChild>
    </w:div>
    <w:div w:id="123230567">
      <w:bodyDiv w:val="1"/>
      <w:marLeft w:val="0"/>
      <w:marRight w:val="0"/>
      <w:marTop w:val="0"/>
      <w:marBottom w:val="0"/>
      <w:divBdr>
        <w:top w:val="none" w:sz="0" w:space="0" w:color="auto"/>
        <w:left w:val="none" w:sz="0" w:space="0" w:color="auto"/>
        <w:bottom w:val="none" w:sz="0" w:space="0" w:color="auto"/>
        <w:right w:val="none" w:sz="0" w:space="0" w:color="auto"/>
      </w:divBdr>
    </w:div>
    <w:div w:id="364912477">
      <w:bodyDiv w:val="1"/>
      <w:marLeft w:val="0"/>
      <w:marRight w:val="0"/>
      <w:marTop w:val="0"/>
      <w:marBottom w:val="0"/>
      <w:divBdr>
        <w:top w:val="none" w:sz="0" w:space="0" w:color="auto"/>
        <w:left w:val="none" w:sz="0" w:space="0" w:color="auto"/>
        <w:bottom w:val="none" w:sz="0" w:space="0" w:color="auto"/>
        <w:right w:val="none" w:sz="0" w:space="0" w:color="auto"/>
      </w:divBdr>
      <w:divsChild>
        <w:div w:id="178282440">
          <w:marLeft w:val="446"/>
          <w:marRight w:val="0"/>
          <w:marTop w:val="0"/>
          <w:marBottom w:val="0"/>
          <w:divBdr>
            <w:top w:val="none" w:sz="0" w:space="0" w:color="auto"/>
            <w:left w:val="none" w:sz="0" w:space="0" w:color="auto"/>
            <w:bottom w:val="none" w:sz="0" w:space="0" w:color="auto"/>
            <w:right w:val="none" w:sz="0" w:space="0" w:color="auto"/>
          </w:divBdr>
        </w:div>
        <w:div w:id="422992555">
          <w:marLeft w:val="446"/>
          <w:marRight w:val="0"/>
          <w:marTop w:val="0"/>
          <w:marBottom w:val="0"/>
          <w:divBdr>
            <w:top w:val="none" w:sz="0" w:space="0" w:color="auto"/>
            <w:left w:val="none" w:sz="0" w:space="0" w:color="auto"/>
            <w:bottom w:val="none" w:sz="0" w:space="0" w:color="auto"/>
            <w:right w:val="none" w:sz="0" w:space="0" w:color="auto"/>
          </w:divBdr>
        </w:div>
        <w:div w:id="520239639">
          <w:marLeft w:val="446"/>
          <w:marRight w:val="0"/>
          <w:marTop w:val="0"/>
          <w:marBottom w:val="0"/>
          <w:divBdr>
            <w:top w:val="none" w:sz="0" w:space="0" w:color="auto"/>
            <w:left w:val="none" w:sz="0" w:space="0" w:color="auto"/>
            <w:bottom w:val="none" w:sz="0" w:space="0" w:color="auto"/>
            <w:right w:val="none" w:sz="0" w:space="0" w:color="auto"/>
          </w:divBdr>
        </w:div>
        <w:div w:id="968436792">
          <w:marLeft w:val="446"/>
          <w:marRight w:val="0"/>
          <w:marTop w:val="0"/>
          <w:marBottom w:val="0"/>
          <w:divBdr>
            <w:top w:val="none" w:sz="0" w:space="0" w:color="auto"/>
            <w:left w:val="none" w:sz="0" w:space="0" w:color="auto"/>
            <w:bottom w:val="none" w:sz="0" w:space="0" w:color="auto"/>
            <w:right w:val="none" w:sz="0" w:space="0" w:color="auto"/>
          </w:divBdr>
        </w:div>
      </w:divsChild>
    </w:div>
    <w:div w:id="735981787">
      <w:bodyDiv w:val="1"/>
      <w:marLeft w:val="0"/>
      <w:marRight w:val="0"/>
      <w:marTop w:val="0"/>
      <w:marBottom w:val="0"/>
      <w:divBdr>
        <w:top w:val="none" w:sz="0" w:space="0" w:color="auto"/>
        <w:left w:val="none" w:sz="0" w:space="0" w:color="auto"/>
        <w:bottom w:val="none" w:sz="0" w:space="0" w:color="auto"/>
        <w:right w:val="none" w:sz="0" w:space="0" w:color="auto"/>
      </w:divBdr>
      <w:divsChild>
        <w:div w:id="749691672">
          <w:marLeft w:val="446"/>
          <w:marRight w:val="0"/>
          <w:marTop w:val="0"/>
          <w:marBottom w:val="0"/>
          <w:divBdr>
            <w:top w:val="none" w:sz="0" w:space="0" w:color="auto"/>
            <w:left w:val="none" w:sz="0" w:space="0" w:color="auto"/>
            <w:bottom w:val="none" w:sz="0" w:space="0" w:color="auto"/>
            <w:right w:val="none" w:sz="0" w:space="0" w:color="auto"/>
          </w:divBdr>
        </w:div>
      </w:divsChild>
    </w:div>
    <w:div w:id="864439103">
      <w:bodyDiv w:val="1"/>
      <w:marLeft w:val="0"/>
      <w:marRight w:val="0"/>
      <w:marTop w:val="0"/>
      <w:marBottom w:val="0"/>
      <w:divBdr>
        <w:top w:val="none" w:sz="0" w:space="0" w:color="auto"/>
        <w:left w:val="none" w:sz="0" w:space="0" w:color="auto"/>
        <w:bottom w:val="none" w:sz="0" w:space="0" w:color="auto"/>
        <w:right w:val="none" w:sz="0" w:space="0" w:color="auto"/>
      </w:divBdr>
      <w:divsChild>
        <w:div w:id="1871187950">
          <w:marLeft w:val="446"/>
          <w:marRight w:val="0"/>
          <w:marTop w:val="0"/>
          <w:marBottom w:val="0"/>
          <w:divBdr>
            <w:top w:val="none" w:sz="0" w:space="0" w:color="auto"/>
            <w:left w:val="none" w:sz="0" w:space="0" w:color="auto"/>
            <w:bottom w:val="none" w:sz="0" w:space="0" w:color="auto"/>
            <w:right w:val="none" w:sz="0" w:space="0" w:color="auto"/>
          </w:divBdr>
        </w:div>
      </w:divsChild>
    </w:div>
    <w:div w:id="932932175">
      <w:bodyDiv w:val="1"/>
      <w:marLeft w:val="0"/>
      <w:marRight w:val="0"/>
      <w:marTop w:val="0"/>
      <w:marBottom w:val="0"/>
      <w:divBdr>
        <w:top w:val="none" w:sz="0" w:space="0" w:color="auto"/>
        <w:left w:val="none" w:sz="0" w:space="0" w:color="auto"/>
        <w:bottom w:val="none" w:sz="0" w:space="0" w:color="auto"/>
        <w:right w:val="none" w:sz="0" w:space="0" w:color="auto"/>
      </w:divBdr>
    </w:div>
    <w:div w:id="947391008">
      <w:bodyDiv w:val="1"/>
      <w:marLeft w:val="0"/>
      <w:marRight w:val="0"/>
      <w:marTop w:val="0"/>
      <w:marBottom w:val="0"/>
      <w:divBdr>
        <w:top w:val="none" w:sz="0" w:space="0" w:color="auto"/>
        <w:left w:val="none" w:sz="0" w:space="0" w:color="auto"/>
        <w:bottom w:val="none" w:sz="0" w:space="0" w:color="auto"/>
        <w:right w:val="none" w:sz="0" w:space="0" w:color="auto"/>
      </w:divBdr>
      <w:divsChild>
        <w:div w:id="548152090">
          <w:marLeft w:val="446"/>
          <w:marRight w:val="0"/>
          <w:marTop w:val="0"/>
          <w:marBottom w:val="0"/>
          <w:divBdr>
            <w:top w:val="none" w:sz="0" w:space="0" w:color="auto"/>
            <w:left w:val="none" w:sz="0" w:space="0" w:color="auto"/>
            <w:bottom w:val="none" w:sz="0" w:space="0" w:color="auto"/>
            <w:right w:val="none" w:sz="0" w:space="0" w:color="auto"/>
          </w:divBdr>
        </w:div>
        <w:div w:id="1844588265">
          <w:marLeft w:val="446"/>
          <w:marRight w:val="0"/>
          <w:marTop w:val="0"/>
          <w:marBottom w:val="0"/>
          <w:divBdr>
            <w:top w:val="none" w:sz="0" w:space="0" w:color="auto"/>
            <w:left w:val="none" w:sz="0" w:space="0" w:color="auto"/>
            <w:bottom w:val="none" w:sz="0" w:space="0" w:color="auto"/>
            <w:right w:val="none" w:sz="0" w:space="0" w:color="auto"/>
          </w:divBdr>
        </w:div>
      </w:divsChild>
    </w:div>
    <w:div w:id="1319849751">
      <w:bodyDiv w:val="1"/>
      <w:marLeft w:val="0"/>
      <w:marRight w:val="0"/>
      <w:marTop w:val="0"/>
      <w:marBottom w:val="0"/>
      <w:divBdr>
        <w:top w:val="none" w:sz="0" w:space="0" w:color="auto"/>
        <w:left w:val="none" w:sz="0" w:space="0" w:color="auto"/>
        <w:bottom w:val="none" w:sz="0" w:space="0" w:color="auto"/>
        <w:right w:val="none" w:sz="0" w:space="0" w:color="auto"/>
      </w:divBdr>
      <w:divsChild>
        <w:div w:id="2090929585">
          <w:marLeft w:val="446"/>
          <w:marRight w:val="0"/>
          <w:marTop w:val="0"/>
          <w:marBottom w:val="0"/>
          <w:divBdr>
            <w:top w:val="none" w:sz="0" w:space="0" w:color="auto"/>
            <w:left w:val="none" w:sz="0" w:space="0" w:color="auto"/>
            <w:bottom w:val="none" w:sz="0" w:space="0" w:color="auto"/>
            <w:right w:val="none" w:sz="0" w:space="0" w:color="auto"/>
          </w:divBdr>
        </w:div>
      </w:divsChild>
    </w:div>
    <w:div w:id="1544050217">
      <w:bodyDiv w:val="1"/>
      <w:marLeft w:val="0"/>
      <w:marRight w:val="0"/>
      <w:marTop w:val="0"/>
      <w:marBottom w:val="0"/>
      <w:divBdr>
        <w:top w:val="none" w:sz="0" w:space="0" w:color="auto"/>
        <w:left w:val="none" w:sz="0" w:space="0" w:color="auto"/>
        <w:bottom w:val="none" w:sz="0" w:space="0" w:color="auto"/>
        <w:right w:val="none" w:sz="0" w:space="0" w:color="auto"/>
      </w:divBdr>
      <w:divsChild>
        <w:div w:id="1665548712">
          <w:marLeft w:val="446"/>
          <w:marRight w:val="0"/>
          <w:marTop w:val="0"/>
          <w:marBottom w:val="0"/>
          <w:divBdr>
            <w:top w:val="none" w:sz="0" w:space="0" w:color="auto"/>
            <w:left w:val="none" w:sz="0" w:space="0" w:color="auto"/>
            <w:bottom w:val="none" w:sz="0" w:space="0" w:color="auto"/>
            <w:right w:val="none" w:sz="0" w:space="0" w:color="auto"/>
          </w:divBdr>
        </w:div>
      </w:divsChild>
    </w:div>
    <w:div w:id="1556118102">
      <w:bodyDiv w:val="1"/>
      <w:marLeft w:val="0"/>
      <w:marRight w:val="0"/>
      <w:marTop w:val="0"/>
      <w:marBottom w:val="0"/>
      <w:divBdr>
        <w:top w:val="none" w:sz="0" w:space="0" w:color="auto"/>
        <w:left w:val="none" w:sz="0" w:space="0" w:color="auto"/>
        <w:bottom w:val="none" w:sz="0" w:space="0" w:color="auto"/>
        <w:right w:val="none" w:sz="0" w:space="0" w:color="auto"/>
      </w:divBdr>
    </w:div>
    <w:div w:id="1854566981">
      <w:bodyDiv w:val="1"/>
      <w:marLeft w:val="0"/>
      <w:marRight w:val="0"/>
      <w:marTop w:val="0"/>
      <w:marBottom w:val="0"/>
      <w:divBdr>
        <w:top w:val="none" w:sz="0" w:space="0" w:color="auto"/>
        <w:left w:val="none" w:sz="0" w:space="0" w:color="auto"/>
        <w:bottom w:val="none" w:sz="0" w:space="0" w:color="auto"/>
        <w:right w:val="none" w:sz="0" w:space="0" w:color="auto"/>
      </w:divBdr>
      <w:divsChild>
        <w:div w:id="2018270204">
          <w:marLeft w:val="446"/>
          <w:marRight w:val="0"/>
          <w:marTop w:val="0"/>
          <w:marBottom w:val="0"/>
          <w:divBdr>
            <w:top w:val="none" w:sz="0" w:space="0" w:color="auto"/>
            <w:left w:val="none" w:sz="0" w:space="0" w:color="auto"/>
            <w:bottom w:val="none" w:sz="0" w:space="0" w:color="auto"/>
            <w:right w:val="none" w:sz="0" w:space="0" w:color="auto"/>
          </w:divBdr>
        </w:div>
      </w:divsChild>
    </w:div>
    <w:div w:id="1872180669">
      <w:bodyDiv w:val="1"/>
      <w:marLeft w:val="0"/>
      <w:marRight w:val="0"/>
      <w:marTop w:val="0"/>
      <w:marBottom w:val="0"/>
      <w:divBdr>
        <w:top w:val="none" w:sz="0" w:space="0" w:color="auto"/>
        <w:left w:val="none" w:sz="0" w:space="0" w:color="auto"/>
        <w:bottom w:val="none" w:sz="0" w:space="0" w:color="auto"/>
        <w:right w:val="none" w:sz="0" w:space="0" w:color="auto"/>
      </w:divBdr>
    </w:div>
    <w:div w:id="2043480983">
      <w:bodyDiv w:val="1"/>
      <w:marLeft w:val="0"/>
      <w:marRight w:val="0"/>
      <w:marTop w:val="0"/>
      <w:marBottom w:val="0"/>
      <w:divBdr>
        <w:top w:val="none" w:sz="0" w:space="0" w:color="auto"/>
        <w:left w:val="none" w:sz="0" w:space="0" w:color="auto"/>
        <w:bottom w:val="none" w:sz="0" w:space="0" w:color="auto"/>
        <w:right w:val="none" w:sz="0" w:space="0" w:color="auto"/>
      </w:divBdr>
    </w:div>
    <w:div w:id="2131699088">
      <w:bodyDiv w:val="1"/>
      <w:marLeft w:val="0"/>
      <w:marRight w:val="0"/>
      <w:marTop w:val="0"/>
      <w:marBottom w:val="0"/>
      <w:divBdr>
        <w:top w:val="none" w:sz="0" w:space="0" w:color="auto"/>
        <w:left w:val="none" w:sz="0" w:space="0" w:color="auto"/>
        <w:bottom w:val="none" w:sz="0" w:space="0" w:color="auto"/>
        <w:right w:val="none" w:sz="0" w:space="0" w:color="auto"/>
      </w:divBdr>
      <w:divsChild>
        <w:div w:id="669412446">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D3F8C-B406-4196-B798-B429C72E0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4945</Words>
  <Characters>28192</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dc:creator>
  <cp:keywords/>
  <dc:description/>
  <cp:lastModifiedBy>Austin O</cp:lastModifiedBy>
  <cp:revision>2</cp:revision>
  <dcterms:created xsi:type="dcterms:W3CDTF">2020-09-29T15:52:00Z</dcterms:created>
  <dcterms:modified xsi:type="dcterms:W3CDTF">2020-09-29T15:52:00Z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(author-date)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01183dca-b72c-3f44-b0d4-c003fb916e63</vt:lpwstr>
  </property>
  <property fmtid="{D5CDD505-2E9C-101B-9397-08002B2CF9AE}" pid="24" name="Mendeley Citation Style_1">
    <vt:lpwstr>http://www.zotero.org/styles/nature</vt:lpwstr>
  </property>
</Properties>
</file>